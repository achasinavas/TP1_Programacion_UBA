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4DA9" w:rsidRPr="00B54DA9" w:rsidRDefault="00B54DA9" w:rsidP="00E24E90">
      <w:pPr>
        <w:jc w:val="center"/>
        <w:outlineLvl w:val="1"/>
        <w:rPr>
          <w:b/>
          <w:bCs/>
          <w:u w:val="single"/>
        </w:rPr>
      </w:pPr>
      <w:r w:rsidRPr="00B54DA9">
        <w:rPr>
          <w:b/>
          <w:bCs/>
          <w:u w:val="single"/>
        </w:rPr>
        <w:t>Trabajo Práctico Nº 1</w:t>
      </w:r>
      <w:r w:rsidRPr="004E2908">
        <w:rPr>
          <w:b/>
          <w:bCs/>
          <w:u w:val="single"/>
        </w:rPr>
        <w:t xml:space="preserve"> - </w:t>
      </w:r>
      <w:r w:rsidRPr="00B54DA9">
        <w:rPr>
          <w:b/>
          <w:bCs/>
          <w:u w:val="single"/>
        </w:rPr>
        <w:t>Grupo 2</w:t>
      </w:r>
    </w:p>
    <w:p w:rsidR="002B7ECB" w:rsidRDefault="002B7ECB" w:rsidP="002B7ECB"/>
    <w:p w:rsidR="002B7ECB" w:rsidRDefault="002B7ECB" w:rsidP="002B7ECB">
      <w:pPr>
        <w:jc w:val="center"/>
        <w:rPr>
          <w:b/>
          <w:bCs/>
        </w:rPr>
      </w:pPr>
      <w:r w:rsidRPr="002B7ECB">
        <w:rPr>
          <w:b/>
          <w:bCs/>
        </w:rPr>
        <w:t xml:space="preserve">Caracterización de la informalidad laboral en Argentina utilizando microdatos de la Encuesta Permanente de Hogares (EPH), </w:t>
      </w:r>
      <w:r w:rsidR="00D55C95">
        <w:rPr>
          <w:b/>
          <w:bCs/>
        </w:rPr>
        <w:t xml:space="preserve">evidencia descriptiva para el </w:t>
      </w:r>
      <w:r w:rsidRPr="002B7ECB">
        <w:rPr>
          <w:b/>
          <w:bCs/>
        </w:rPr>
        <w:t>cuarto trimestre de 2024 y 2025</w:t>
      </w:r>
      <w:r w:rsidR="00D55C95">
        <w:rPr>
          <w:b/>
          <w:bCs/>
        </w:rPr>
        <w:t>.</w:t>
      </w:r>
    </w:p>
    <w:p w:rsidR="00D55C95" w:rsidRPr="002B7ECB" w:rsidRDefault="00D55C95" w:rsidP="002B7ECB">
      <w:pPr>
        <w:jc w:val="center"/>
        <w:rPr>
          <w:b/>
          <w:bCs/>
        </w:rPr>
      </w:pPr>
    </w:p>
    <w:p w:rsidR="00B54DA9" w:rsidRPr="00B54DA9" w:rsidRDefault="002B7ECB" w:rsidP="000F74DB">
      <w:r w:rsidRPr="00B54DA9">
        <w:rPr>
          <w:b/>
          <w:bCs/>
        </w:rPr>
        <w:t xml:space="preserve"> </w:t>
      </w:r>
      <w:r w:rsidR="00B54DA9" w:rsidRPr="00B54DA9">
        <w:rPr>
          <w:b/>
          <w:bCs/>
        </w:rPr>
        <w:t>Repositorio GitHub:</w:t>
      </w:r>
    </w:p>
    <w:p w:rsidR="007F0E15" w:rsidRDefault="007F0E15" w:rsidP="000F74DB">
      <w:pPr>
        <w:rPr>
          <w:i/>
          <w:iCs/>
        </w:rPr>
      </w:pPr>
    </w:p>
    <w:p w:rsidR="007F0E15" w:rsidRDefault="00517DF3" w:rsidP="000F74DB">
      <w:pPr>
        <w:jc w:val="both"/>
        <w:outlineLvl w:val="0"/>
      </w:pPr>
      <w:hyperlink r:id="rId7" w:history="1">
        <w:r w:rsidRPr="00DF1A7E">
          <w:rPr>
            <w:rStyle w:val="Hipervnculo"/>
          </w:rPr>
          <w:t>https://github.com/PabloTallerProgramacion/TP1_Programacion_UBA.git</w:t>
        </w:r>
      </w:hyperlink>
    </w:p>
    <w:p w:rsidR="00517DF3" w:rsidRDefault="00517DF3" w:rsidP="000F74DB">
      <w:pPr>
        <w:jc w:val="both"/>
        <w:outlineLvl w:val="0"/>
      </w:pPr>
    </w:p>
    <w:p w:rsidR="00B54DA9" w:rsidRPr="00B54DA9" w:rsidRDefault="00B54DA9" w:rsidP="000F74DB">
      <w:pPr>
        <w:jc w:val="both"/>
        <w:outlineLvl w:val="0"/>
        <w:rPr>
          <w:b/>
          <w:bCs/>
          <w:kern w:val="36"/>
        </w:rPr>
      </w:pPr>
      <w:r w:rsidRPr="00B54DA9">
        <w:rPr>
          <w:b/>
          <w:bCs/>
          <w:kern w:val="36"/>
        </w:rPr>
        <w:t>1. Introducción</w:t>
      </w:r>
    </w:p>
    <w:p w:rsidR="000F74DB" w:rsidRDefault="000F74DB" w:rsidP="000F74DB">
      <w:pPr>
        <w:jc w:val="both"/>
      </w:pPr>
    </w:p>
    <w:p w:rsidR="005F273A" w:rsidRPr="005F273A" w:rsidRDefault="005F273A" w:rsidP="005F273A">
      <w:r w:rsidRPr="005F273A">
        <w:t>Maurizio y Monsalvo (2021) muestran que el empleo informal asalariado es heterogéneo y distinguen distintos segmentos según sus características laborales. Este trabajo utiliza dicho marco conceptual como referencia.</w:t>
      </w:r>
    </w:p>
    <w:p w:rsidR="000F74DB" w:rsidRDefault="000F74DB" w:rsidP="000F74DB">
      <w:pPr>
        <w:jc w:val="both"/>
      </w:pPr>
    </w:p>
    <w:p w:rsidR="00124B7C" w:rsidRDefault="00B54DA9" w:rsidP="000F74DB">
      <w:pPr>
        <w:jc w:val="both"/>
      </w:pPr>
      <w:r w:rsidRPr="00B54DA9">
        <w:t xml:space="preserve">El presente trabajo tiene como objetivo caracterizar la población ocupada utilizando los microdatos de la Encuesta Permanente de Hogares (EPH) correspondientes al cuarto trimestre de 2024 y al cuarto trimestre de 2025, comparando la evolución de distintas variables demográficas, educativas y laborales, con especial atención a la informalidad laboral. </w:t>
      </w:r>
    </w:p>
    <w:p w:rsidR="00136C58" w:rsidRDefault="00136C58" w:rsidP="000F74DB">
      <w:pPr>
        <w:jc w:val="both"/>
      </w:pPr>
    </w:p>
    <w:p w:rsidR="005F273A" w:rsidRPr="005F273A" w:rsidRDefault="00411F35" w:rsidP="005F273A">
      <w:r>
        <w:t>L</w:t>
      </w:r>
      <w:r w:rsidR="005F273A" w:rsidRPr="005F273A">
        <w:t>os ingresos de 2024 fueron actualizados a precios de 2025 mediante el IPC.</w:t>
      </w:r>
    </w:p>
    <w:p w:rsidR="005F273A" w:rsidRDefault="005F273A" w:rsidP="000F74DB">
      <w:pPr>
        <w:pStyle w:val="Ttulo1"/>
        <w:spacing w:before="0" w:beforeAutospacing="0" w:after="0" w:afterAutospacing="0"/>
        <w:jc w:val="both"/>
        <w:rPr>
          <w:sz w:val="24"/>
          <w:szCs w:val="24"/>
        </w:rPr>
      </w:pPr>
    </w:p>
    <w:p w:rsidR="00EE1453" w:rsidRPr="00EE1453" w:rsidRDefault="00EE1453" w:rsidP="000F74DB">
      <w:pPr>
        <w:pStyle w:val="Ttulo1"/>
        <w:spacing w:before="0" w:beforeAutospacing="0" w:after="0" w:afterAutospacing="0"/>
        <w:jc w:val="both"/>
        <w:rPr>
          <w:sz w:val="24"/>
          <w:szCs w:val="24"/>
        </w:rPr>
      </w:pPr>
      <w:r w:rsidRPr="00EE1453">
        <w:rPr>
          <w:sz w:val="24"/>
          <w:szCs w:val="24"/>
        </w:rPr>
        <w:t>2. Datos y metodología</w:t>
      </w:r>
    </w:p>
    <w:p w:rsidR="000F74DB" w:rsidRDefault="000F74DB" w:rsidP="000F74DB">
      <w:pPr>
        <w:pStyle w:val="NormalWeb"/>
        <w:spacing w:before="0" w:beforeAutospacing="0" w:after="0" w:afterAutospacing="0"/>
        <w:jc w:val="both"/>
      </w:pPr>
    </w:p>
    <w:p w:rsidR="00EE1453" w:rsidRPr="00EE1453" w:rsidRDefault="00EE1453" w:rsidP="000F74DB">
      <w:pPr>
        <w:pStyle w:val="NormalWeb"/>
        <w:spacing w:before="0" w:beforeAutospacing="0" w:after="0" w:afterAutospacing="0"/>
        <w:jc w:val="both"/>
      </w:pPr>
      <w:r w:rsidRPr="00EE1453">
        <w:t xml:space="preserve">La evidencia empírica utilizada en este trabajo proviene de los microdatos de la </w:t>
      </w:r>
      <w:r w:rsidRPr="00EE1453">
        <w:rPr>
          <w:rStyle w:val="Textoennegrita"/>
        </w:rPr>
        <w:t>Encuesta Permanente de Hogares (EPH)</w:t>
      </w:r>
      <w:r w:rsidRPr="00EE1453">
        <w:t xml:space="preserve"> elaborada por el Instituto Nacional de Estadística y Censos (INDEC). Se trabajó con la base individual correspondiente al cuarto trimestre de 2024 y al cuarto trimestre de 2025, seleccionándose exclusivamente aquellas variables necesarias para caracterizar las condiciones demográficas, educativas, laborales y de ingresos de la población ocupada.</w:t>
      </w:r>
    </w:p>
    <w:p w:rsidR="000F74DB" w:rsidRDefault="000F74DB" w:rsidP="000F74DB">
      <w:pPr>
        <w:pStyle w:val="NormalWeb"/>
        <w:spacing w:before="0" w:beforeAutospacing="0" w:after="0" w:afterAutospacing="0"/>
        <w:jc w:val="both"/>
      </w:pPr>
    </w:p>
    <w:p w:rsidR="000F74DB" w:rsidRDefault="00EE1453" w:rsidP="000F74DB">
      <w:pPr>
        <w:pStyle w:val="NormalWeb"/>
        <w:spacing w:before="0" w:beforeAutospacing="0" w:after="0" w:afterAutospacing="0"/>
        <w:jc w:val="both"/>
      </w:pPr>
      <w:r w:rsidRPr="00EE1453">
        <w:t xml:space="preserve">El procesamiento de los datos </w:t>
      </w:r>
      <w:r w:rsidR="005F273A">
        <w:t xml:space="preserve">se realizó </w:t>
      </w:r>
      <w:r w:rsidRPr="00EE1453">
        <w:t xml:space="preserve">en </w:t>
      </w:r>
      <w:r w:rsidRPr="00EE1453">
        <w:rPr>
          <w:rStyle w:val="Textoennegrita"/>
        </w:rPr>
        <w:t>Python</w:t>
      </w:r>
      <w:r w:rsidR="005F273A">
        <w:t xml:space="preserve"> (</w:t>
      </w:r>
      <w:r w:rsidRPr="00EE1453">
        <w:rPr>
          <w:rStyle w:val="Textoennegrita"/>
        </w:rPr>
        <w:t>Google Colab</w:t>
      </w:r>
      <w:r w:rsidR="005F273A">
        <w:rPr>
          <w:rStyle w:val="Textoennegrita"/>
        </w:rPr>
        <w:t>)</w:t>
      </w:r>
      <w:r w:rsidRPr="00EE1453">
        <w:t xml:space="preserve"> </w:t>
      </w:r>
      <w:r w:rsidR="005F273A">
        <w:t xml:space="preserve">utilizando </w:t>
      </w:r>
      <w:r w:rsidR="005F273A">
        <w:rPr>
          <w:rStyle w:val="nfasis"/>
        </w:rPr>
        <w:t>P</w:t>
      </w:r>
      <w:r w:rsidRPr="00EE1453">
        <w:rPr>
          <w:rStyle w:val="nfasis"/>
        </w:rPr>
        <w:t>andas</w:t>
      </w:r>
      <w:r w:rsidRPr="00EE1453">
        <w:t xml:space="preserve">, </w:t>
      </w:r>
      <w:r w:rsidRPr="00EE1453">
        <w:rPr>
          <w:rStyle w:val="nfasis"/>
        </w:rPr>
        <w:t>NumPy</w:t>
      </w:r>
      <w:r w:rsidRPr="00EE1453">
        <w:t xml:space="preserve">, </w:t>
      </w:r>
      <w:r w:rsidRPr="00EE1453">
        <w:rPr>
          <w:rStyle w:val="nfasis"/>
        </w:rPr>
        <w:t>Matplotlib</w:t>
      </w:r>
      <w:r w:rsidRPr="00EE1453">
        <w:t xml:space="preserve"> y </w:t>
      </w:r>
      <w:r w:rsidRPr="00EE1453">
        <w:rPr>
          <w:rStyle w:val="nfasis"/>
        </w:rPr>
        <w:t>Seaborn</w:t>
      </w:r>
      <w:r w:rsidRPr="00EE1453">
        <w:t xml:space="preserve">. </w:t>
      </w:r>
    </w:p>
    <w:p w:rsidR="005F273A" w:rsidRDefault="005F273A" w:rsidP="000F74DB">
      <w:pPr>
        <w:pStyle w:val="NormalWeb"/>
        <w:spacing w:before="0" w:beforeAutospacing="0" w:after="0" w:afterAutospacing="0"/>
        <w:jc w:val="both"/>
      </w:pPr>
    </w:p>
    <w:p w:rsidR="00124B7C" w:rsidRPr="00124B7C" w:rsidRDefault="00EE1453" w:rsidP="000F74DB">
      <w:pPr>
        <w:jc w:val="both"/>
      </w:pPr>
      <w:r w:rsidRPr="00124B7C">
        <w:t xml:space="preserve">A partir de las variables originales de la encuesta se construyeron indicadores dicotómicos para identificar sexo, estado civil, nivel educativo universitario, condición de asalariado y situación de informalidad laboral. En particular, la identificación de trabajadores informales se realizó utilizando la información disponible sobre registro previsional y características de la relación laboral, procurando mantener consistencia </w:t>
      </w:r>
      <w:r w:rsidR="007001FB">
        <w:t xml:space="preserve">con el marco conceptual desarrollado por </w:t>
      </w:r>
      <w:r w:rsidRPr="00124B7C">
        <w:rPr>
          <w:rStyle w:val="Textoennegrita"/>
          <w:b w:val="0"/>
          <w:bCs w:val="0"/>
        </w:rPr>
        <w:t>Maurizio y Monsalvo (2021)</w:t>
      </w:r>
      <w:r w:rsidRPr="00124B7C">
        <w:rPr>
          <w:b/>
          <w:bCs/>
        </w:rPr>
        <w:t>.</w:t>
      </w:r>
      <w:r w:rsidRPr="00124B7C">
        <w:t xml:space="preserve"> Dado que la EPH no incorpora una variable que identifique explícitamente a los </w:t>
      </w:r>
      <w:r w:rsidRPr="00124B7C">
        <w:rPr>
          <w:rStyle w:val="Textoennegrita"/>
        </w:rPr>
        <w:t>Upper-tier informal wage employees</w:t>
      </w:r>
      <w:r w:rsidRPr="00124B7C">
        <w:t xml:space="preserve">, la clasificación utilizada constituye una </w:t>
      </w:r>
      <w:r w:rsidRPr="00124B7C">
        <w:rPr>
          <w:rStyle w:val="Textoennegrita"/>
        </w:rPr>
        <w:t>aproximación empírica</w:t>
      </w:r>
      <w:r w:rsidRPr="00124B7C">
        <w:t xml:space="preserve"> basada en las variables disponibles en la encuesta y no una reproducción exacta de la metodología empleada por los autores.</w:t>
      </w:r>
      <w:r w:rsidR="00124B7C" w:rsidRPr="00124B7C">
        <w:t xml:space="preserve"> </w:t>
      </w:r>
    </w:p>
    <w:p w:rsidR="000F74DB" w:rsidRDefault="000F74DB" w:rsidP="000F74DB">
      <w:pPr>
        <w:pStyle w:val="Ttulo1"/>
        <w:spacing w:before="0" w:beforeAutospacing="0" w:after="0" w:afterAutospacing="0"/>
        <w:jc w:val="both"/>
        <w:rPr>
          <w:sz w:val="24"/>
          <w:szCs w:val="24"/>
        </w:rPr>
      </w:pPr>
    </w:p>
    <w:p w:rsidR="00EE1453" w:rsidRPr="00E24E90" w:rsidRDefault="00EE1453" w:rsidP="000F74DB">
      <w:pPr>
        <w:pStyle w:val="Ttulo1"/>
        <w:spacing w:before="0" w:beforeAutospacing="0" w:after="0" w:afterAutospacing="0"/>
        <w:jc w:val="both"/>
        <w:rPr>
          <w:sz w:val="24"/>
          <w:szCs w:val="24"/>
        </w:rPr>
      </w:pPr>
      <w:r w:rsidRPr="00E24E90">
        <w:rPr>
          <w:sz w:val="24"/>
          <w:szCs w:val="24"/>
        </w:rPr>
        <w:t>3. Calidad de los datos y tratamiento de valores faltantes</w:t>
      </w:r>
    </w:p>
    <w:p w:rsidR="000F74DB" w:rsidRDefault="000F74DB" w:rsidP="000F74DB">
      <w:pPr>
        <w:pStyle w:val="NormalWeb"/>
        <w:spacing w:before="0" w:beforeAutospacing="0" w:after="0" w:afterAutospacing="0"/>
        <w:jc w:val="both"/>
      </w:pPr>
    </w:p>
    <w:p w:rsidR="00EE1453" w:rsidRDefault="00EE1453" w:rsidP="000F74DB">
      <w:pPr>
        <w:pStyle w:val="NormalWeb"/>
        <w:spacing w:before="0" w:beforeAutospacing="0" w:after="0" w:afterAutospacing="0"/>
        <w:jc w:val="both"/>
      </w:pPr>
      <w:r w:rsidRPr="00EE1453">
        <w:lastRenderedPageBreak/>
        <w:t>Antes de realizar el análisis descriptivo se evaluó la calidad de la información disponible en ambas bases mediante un análisis sistemático de valores faltantes. La Figura 1 presenta el porcentaje de observaciones con datos ausentes para las principales variables seleccionadas, distinguiendo entre la base de individuos que respondieron las preguntas de ingresos y la muestra final de ocupados utilizada en el estudio.</w:t>
      </w:r>
    </w:p>
    <w:p w:rsidR="00D55C95" w:rsidRPr="00EE1453" w:rsidRDefault="00D55C95" w:rsidP="000F74DB">
      <w:pPr>
        <w:pStyle w:val="NormalWeb"/>
        <w:spacing w:before="0" w:beforeAutospacing="0" w:after="0" w:afterAutospacing="0"/>
        <w:jc w:val="both"/>
      </w:pPr>
    </w:p>
    <w:p w:rsidR="00EE1453" w:rsidRPr="00EE1453" w:rsidRDefault="00EE1453" w:rsidP="00136C58">
      <w:pPr>
        <w:pStyle w:val="NormalWeb"/>
        <w:spacing w:before="0" w:beforeAutospacing="0" w:after="0" w:afterAutospacing="0"/>
        <w:jc w:val="center"/>
      </w:pPr>
      <w:r>
        <w:rPr>
          <w:noProof/>
        </w:rPr>
        <w:drawing>
          <wp:inline distT="0" distB="0" distL="0" distR="0">
            <wp:extent cx="5708073" cy="441439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_3_Heatmap_Valores_Faltante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3867" cy="4457544"/>
                    </a:xfrm>
                    <a:prstGeom prst="rect">
                      <a:avLst/>
                    </a:prstGeom>
                  </pic:spPr>
                </pic:pic>
              </a:graphicData>
            </a:graphic>
          </wp:inline>
        </w:drawing>
      </w:r>
    </w:p>
    <w:p w:rsidR="00EE1453" w:rsidRPr="00EE1453" w:rsidRDefault="00EE1453" w:rsidP="00136C58">
      <w:pPr>
        <w:pStyle w:val="NormalWeb"/>
        <w:spacing w:before="0" w:beforeAutospacing="0" w:after="0" w:afterAutospacing="0"/>
        <w:jc w:val="center"/>
      </w:pPr>
      <w:r w:rsidRPr="00EE1453">
        <w:rPr>
          <w:rStyle w:val="Textoennegrita"/>
        </w:rPr>
        <w:t>Figura 1. Porcentaje de valores faltantes por variable. EPH 2024T4 y 2025T4.</w:t>
      </w:r>
    </w:p>
    <w:p w:rsidR="000F74DB" w:rsidRDefault="000F74DB" w:rsidP="000F74DB">
      <w:pPr>
        <w:pStyle w:val="NormalWeb"/>
        <w:spacing w:before="0" w:beforeAutospacing="0" w:after="0" w:afterAutospacing="0"/>
        <w:jc w:val="both"/>
      </w:pPr>
    </w:p>
    <w:p w:rsidR="000F74DB" w:rsidRDefault="00EE1453" w:rsidP="000F74DB">
      <w:pPr>
        <w:pStyle w:val="NormalWeb"/>
        <w:spacing w:before="0" w:beforeAutospacing="0" w:after="0" w:afterAutospacing="0"/>
        <w:jc w:val="both"/>
      </w:pPr>
      <w:r w:rsidRPr="00EE1453">
        <w:t xml:space="preserve">El análisis muestra que las variables demográficas básicas </w:t>
      </w:r>
      <w:r>
        <w:t xml:space="preserve">- </w:t>
      </w:r>
      <w:r w:rsidRPr="00EE1453">
        <w:t>sexo, edad, estado civil, nivel educativo y condición de actividad</w:t>
      </w:r>
      <w:r>
        <w:t xml:space="preserve"> -</w:t>
      </w:r>
      <w:r w:rsidRPr="00EE1453">
        <w:t xml:space="preserve"> presentan una cobertura prácticamente completa</w:t>
      </w:r>
      <w:r w:rsidR="004E2908">
        <w:t xml:space="preserve">. </w:t>
      </w:r>
      <w:r w:rsidRPr="00EE1453">
        <w:t xml:space="preserve"> </w:t>
      </w:r>
    </w:p>
    <w:p w:rsidR="004E2908" w:rsidRDefault="004E2908" w:rsidP="000F74DB">
      <w:pPr>
        <w:pStyle w:val="NormalWeb"/>
        <w:spacing w:before="0" w:beforeAutospacing="0" w:after="0" w:afterAutospacing="0"/>
        <w:jc w:val="both"/>
      </w:pPr>
    </w:p>
    <w:p w:rsidR="00EE1453" w:rsidRPr="00EE1453" w:rsidRDefault="00EE1453" w:rsidP="000F74DB">
      <w:pPr>
        <w:pStyle w:val="NormalWeb"/>
        <w:spacing w:before="0" w:beforeAutospacing="0" w:after="0" w:afterAutospacing="0"/>
        <w:jc w:val="both"/>
      </w:pPr>
      <w:r w:rsidRPr="00EE1453">
        <w:t xml:space="preserve">En contraste, las variables específicas relacionadas con las características del empleo (PP04C, PP04D_COD, PP07H, PP07I, PP07J, PP07K, PP08D1 y PP08F1) exhiben aproximadamente un </w:t>
      </w:r>
      <w:r w:rsidRPr="00EE1453">
        <w:rPr>
          <w:rStyle w:val="Textoennegrita"/>
        </w:rPr>
        <w:t>55% de valores faltantes</w:t>
      </w:r>
      <w:r w:rsidRPr="00EE1453">
        <w:t xml:space="preserve"> cuando se considera la base de individuos que respondieron la encuesta. Sin embargo, esta situación no refleja un problema de calidad de la información, sino el propio diseño del cuestionario de la EPH, ya que dichas preguntas únicamente se aplican a personas ocupadas. Al restringir la muestra a la población ocupada, estos valores faltantes desaparecen completamente.</w:t>
      </w:r>
    </w:p>
    <w:p w:rsidR="000F74DB" w:rsidRDefault="000F74DB" w:rsidP="000F74DB">
      <w:pPr>
        <w:pStyle w:val="NormalWeb"/>
        <w:spacing w:before="0" w:beforeAutospacing="0" w:after="0" w:afterAutospacing="0"/>
        <w:jc w:val="both"/>
      </w:pPr>
    </w:p>
    <w:p w:rsidR="00411F35" w:rsidRPr="00411F35" w:rsidRDefault="00411F35" w:rsidP="00411F35">
      <w:pPr>
        <w:jc w:val="both"/>
      </w:pPr>
      <w:r w:rsidRPr="00411F35">
        <w:t>Las variables P21 y P47T presentan cerca de un 20% de no respuesta entre ocupados, situación habitual en encuestas de hogares.</w:t>
      </w:r>
    </w:p>
    <w:p w:rsidR="005F273A" w:rsidRDefault="005F273A" w:rsidP="000F74DB">
      <w:pPr>
        <w:pStyle w:val="Ttulo1"/>
        <w:spacing w:before="0" w:beforeAutospacing="0" w:after="0" w:afterAutospacing="0"/>
        <w:jc w:val="both"/>
        <w:rPr>
          <w:sz w:val="28"/>
          <w:szCs w:val="28"/>
        </w:rPr>
      </w:pPr>
    </w:p>
    <w:p w:rsidR="00160D71" w:rsidRDefault="00160D71" w:rsidP="000F74DB">
      <w:pPr>
        <w:pStyle w:val="Ttulo1"/>
        <w:spacing w:before="0" w:beforeAutospacing="0" w:after="0" w:afterAutospacing="0"/>
        <w:jc w:val="both"/>
        <w:rPr>
          <w:sz w:val="24"/>
          <w:szCs w:val="24"/>
        </w:rPr>
      </w:pPr>
    </w:p>
    <w:p w:rsidR="00160D71" w:rsidRDefault="00160D71" w:rsidP="000F74DB">
      <w:pPr>
        <w:pStyle w:val="Ttulo1"/>
        <w:spacing w:before="0" w:beforeAutospacing="0" w:after="0" w:afterAutospacing="0"/>
        <w:jc w:val="both"/>
        <w:rPr>
          <w:sz w:val="24"/>
          <w:szCs w:val="24"/>
        </w:rPr>
      </w:pPr>
    </w:p>
    <w:p w:rsidR="00EE1453" w:rsidRPr="00136C58" w:rsidRDefault="00EE1453" w:rsidP="000F74DB">
      <w:pPr>
        <w:pStyle w:val="Ttulo1"/>
        <w:spacing w:before="0" w:beforeAutospacing="0" w:after="0" w:afterAutospacing="0"/>
        <w:jc w:val="both"/>
        <w:rPr>
          <w:sz w:val="24"/>
          <w:szCs w:val="24"/>
        </w:rPr>
      </w:pPr>
      <w:r w:rsidRPr="00136C58">
        <w:rPr>
          <w:sz w:val="24"/>
          <w:szCs w:val="24"/>
        </w:rPr>
        <w:lastRenderedPageBreak/>
        <w:t>4. Resultados descriptivos</w:t>
      </w:r>
    </w:p>
    <w:p w:rsidR="000F74DB" w:rsidRDefault="000F74DB" w:rsidP="000F74DB">
      <w:pPr>
        <w:pStyle w:val="Ttulo2"/>
        <w:spacing w:before="0" w:beforeAutospacing="0" w:after="0" w:afterAutospacing="0"/>
        <w:jc w:val="both"/>
        <w:rPr>
          <w:sz w:val="24"/>
          <w:szCs w:val="24"/>
        </w:rPr>
      </w:pPr>
    </w:p>
    <w:p w:rsidR="00EE1453" w:rsidRPr="00845025" w:rsidRDefault="00EE1453" w:rsidP="000F74DB">
      <w:pPr>
        <w:pStyle w:val="Ttulo2"/>
        <w:spacing w:before="0" w:beforeAutospacing="0" w:after="0" w:afterAutospacing="0"/>
        <w:jc w:val="both"/>
        <w:rPr>
          <w:sz w:val="24"/>
          <w:szCs w:val="24"/>
        </w:rPr>
      </w:pPr>
      <w:r w:rsidRPr="00845025">
        <w:rPr>
          <w:sz w:val="24"/>
          <w:szCs w:val="24"/>
        </w:rPr>
        <w:t>4.1 Caracterización de la población ocupada</w:t>
      </w:r>
    </w:p>
    <w:p w:rsidR="00F852A4" w:rsidRDefault="00F852A4" w:rsidP="00F852A4"/>
    <w:p w:rsidR="00F852A4" w:rsidRDefault="00F852A4" w:rsidP="00F852A4">
      <w:r>
        <w:t>Los estadísticos descriptivos completos se presentan en el Apéndice A.</w:t>
      </w:r>
    </w:p>
    <w:p w:rsidR="000F74DB" w:rsidRDefault="000F74DB" w:rsidP="000F74DB">
      <w:pPr>
        <w:pStyle w:val="Ttulo2"/>
        <w:spacing w:before="0" w:beforeAutospacing="0" w:after="0" w:afterAutospacing="0"/>
        <w:jc w:val="both"/>
        <w:rPr>
          <w:sz w:val="24"/>
          <w:szCs w:val="24"/>
        </w:rPr>
      </w:pPr>
    </w:p>
    <w:p w:rsidR="00EE1453" w:rsidRPr="00845025" w:rsidRDefault="00EE1453" w:rsidP="000F74DB">
      <w:pPr>
        <w:pStyle w:val="Ttulo2"/>
        <w:spacing w:before="0" w:beforeAutospacing="0" w:after="0" w:afterAutospacing="0"/>
        <w:jc w:val="both"/>
        <w:rPr>
          <w:sz w:val="24"/>
          <w:szCs w:val="24"/>
        </w:rPr>
      </w:pPr>
      <w:r w:rsidRPr="00845025">
        <w:rPr>
          <w:sz w:val="24"/>
          <w:szCs w:val="24"/>
        </w:rPr>
        <w:t>4.2 Comparación entre 2024 y 2025</w:t>
      </w:r>
    </w:p>
    <w:p w:rsidR="000F74DB" w:rsidRDefault="000F74DB" w:rsidP="000F74DB">
      <w:pPr>
        <w:pStyle w:val="NormalWeb"/>
        <w:spacing w:before="0" w:beforeAutospacing="0" w:after="0" w:afterAutospacing="0"/>
        <w:jc w:val="both"/>
      </w:pPr>
    </w:p>
    <w:p w:rsidR="00EE1453" w:rsidRPr="00845025" w:rsidRDefault="00EE1453" w:rsidP="000F74DB">
      <w:pPr>
        <w:pStyle w:val="NormalWeb"/>
        <w:spacing w:before="0" w:beforeAutospacing="0" w:after="0" w:afterAutospacing="0"/>
        <w:jc w:val="both"/>
      </w:pPr>
      <w:r w:rsidRPr="00845025">
        <w:t>Con el propósito de realizar comparaciones temporalmente consistentes, los ingresos correspondientes al cuarto trimestre de 2024 fueron previamente actualizados a precios del cuarto trimestre de 2025 mediante el Índice de Precios al Consumidor. La Tabla 2 presenta los principales indicadores obtenidos una vez realizado dicho ajuste.</w:t>
      </w:r>
    </w:p>
    <w:p w:rsidR="000F74DB" w:rsidRDefault="000F74DB" w:rsidP="000F74DB">
      <w:pPr>
        <w:pStyle w:val="NormalWeb"/>
        <w:spacing w:before="0" w:beforeAutospacing="0" w:after="0" w:afterAutospacing="0"/>
        <w:jc w:val="both"/>
        <w:rPr>
          <w:rStyle w:val="Textoennegrita"/>
        </w:rPr>
      </w:pPr>
    </w:p>
    <w:p w:rsidR="00EE1453" w:rsidRDefault="00EE1453" w:rsidP="000F74DB">
      <w:pPr>
        <w:pStyle w:val="NormalWeb"/>
        <w:spacing w:before="0" w:beforeAutospacing="0" w:after="0" w:afterAutospacing="0"/>
        <w:jc w:val="both"/>
        <w:rPr>
          <w:rStyle w:val="Textoennegrita"/>
        </w:rPr>
      </w:pPr>
      <w:r w:rsidRPr="00845025">
        <w:rPr>
          <w:rStyle w:val="Textoennegrita"/>
        </w:rPr>
        <w:t xml:space="preserve">Tabla 2. Comparación de indicadores </w:t>
      </w:r>
      <w:r w:rsidR="00E929CE">
        <w:rPr>
          <w:rStyle w:val="Textoennegrita"/>
        </w:rPr>
        <w:t xml:space="preserve">laborales </w:t>
      </w:r>
      <w:r w:rsidRPr="00845025">
        <w:rPr>
          <w:rStyle w:val="Textoennegrita"/>
        </w:rPr>
        <w:t>2024</w:t>
      </w:r>
      <w:r w:rsidR="00E929CE">
        <w:rPr>
          <w:rStyle w:val="Textoennegrita"/>
        </w:rPr>
        <w:t xml:space="preserve"> - </w:t>
      </w:r>
      <w:r w:rsidRPr="00845025">
        <w:rPr>
          <w:rStyle w:val="Textoennegrita"/>
        </w:rPr>
        <w:t>2025 ajustados por IPC</w:t>
      </w:r>
    </w:p>
    <w:p w:rsidR="00BB5133" w:rsidRDefault="00BB5133" w:rsidP="000F74DB">
      <w:pPr>
        <w:pStyle w:val="NormalWeb"/>
        <w:spacing w:before="0" w:beforeAutospacing="0" w:after="0" w:afterAutospacing="0"/>
        <w:jc w:val="both"/>
        <w:rPr>
          <w:rStyle w:val="Textoennegrita"/>
        </w:rPr>
      </w:pPr>
    </w:p>
    <w:p w:rsidR="000F74DB" w:rsidRDefault="00BB5133" w:rsidP="000F74DB">
      <w:pPr>
        <w:pStyle w:val="NormalWeb"/>
        <w:spacing w:before="0" w:beforeAutospacing="0" w:after="0" w:afterAutospacing="0"/>
        <w:jc w:val="both"/>
      </w:pPr>
      <w:r w:rsidRPr="00BB5133">
        <w:drawing>
          <wp:inline distT="0" distB="0" distL="0" distR="0" wp14:anchorId="0FC7F8DE" wp14:editId="5A191F88">
            <wp:extent cx="4315691" cy="1943191"/>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9465" cy="1949393"/>
                    </a:xfrm>
                    <a:prstGeom prst="rect">
                      <a:avLst/>
                    </a:prstGeom>
                  </pic:spPr>
                </pic:pic>
              </a:graphicData>
            </a:graphic>
          </wp:inline>
        </w:drawing>
      </w:r>
    </w:p>
    <w:p w:rsidR="00BB5133" w:rsidRDefault="00BB5133" w:rsidP="000F74DB">
      <w:pPr>
        <w:pStyle w:val="NormalWeb"/>
        <w:spacing w:before="0" w:beforeAutospacing="0" w:after="0" w:afterAutospacing="0"/>
        <w:jc w:val="both"/>
      </w:pPr>
    </w:p>
    <w:p w:rsidR="000F74DB" w:rsidRDefault="00EE1453" w:rsidP="000F74DB">
      <w:pPr>
        <w:pStyle w:val="NormalWeb"/>
        <w:spacing w:before="0" w:beforeAutospacing="0" w:after="0" w:afterAutospacing="0"/>
        <w:jc w:val="both"/>
      </w:pPr>
      <w:r w:rsidRPr="00845025">
        <w:t xml:space="preserve">La comparación evidencia una disminución de 6,8% en el número de ocupados incluidos en la muestra analizada. </w:t>
      </w:r>
    </w:p>
    <w:p w:rsidR="007F0E15" w:rsidRDefault="007F0E15" w:rsidP="000F74DB">
      <w:pPr>
        <w:pStyle w:val="NormalWeb"/>
        <w:spacing w:before="0" w:beforeAutospacing="0" w:after="0" w:afterAutospacing="0"/>
        <w:jc w:val="both"/>
      </w:pPr>
    </w:p>
    <w:p w:rsidR="007F0E15" w:rsidRPr="007F0E15" w:rsidRDefault="00EE1453" w:rsidP="007F0E15">
      <w:pPr>
        <w:pStyle w:val="NormalWeb"/>
        <w:spacing w:before="0" w:beforeAutospacing="0" w:after="0" w:afterAutospacing="0"/>
        <w:jc w:val="both"/>
      </w:pPr>
      <w:r w:rsidRPr="00845025">
        <w:t xml:space="preserve">En el ámbito laboral se observa una ligera reducción de la proporción de trabajadores asalariados y una disminución muy acotada de la tasa de informalidad, que pasa de 26,33% a 26,03%. </w:t>
      </w:r>
      <w:r w:rsidR="007F0E15" w:rsidRPr="007F0E15">
        <w:t>El ingreso real promedio aumentó 10,7% tras el ajuste por IPC, mientras la informalidad permaneció prácticamente constante.</w:t>
      </w:r>
    </w:p>
    <w:p w:rsidR="005F273A" w:rsidRDefault="005F273A" w:rsidP="000F74DB">
      <w:pPr>
        <w:pStyle w:val="NormalWeb"/>
        <w:spacing w:before="0" w:beforeAutospacing="0" w:after="0" w:afterAutospacing="0"/>
        <w:jc w:val="both"/>
      </w:pPr>
    </w:p>
    <w:p w:rsidR="00124B7C" w:rsidRPr="00124B7C" w:rsidRDefault="00124B7C" w:rsidP="000F74DB">
      <w:pPr>
        <w:jc w:val="both"/>
      </w:pPr>
      <w:r w:rsidRPr="00124B7C">
        <w:t xml:space="preserve">Como complemento al análisis descriptivo </w:t>
      </w:r>
      <w:r w:rsidRPr="00124B7C">
        <w:rPr>
          <w:b/>
          <w:bCs/>
        </w:rPr>
        <w:t>se estimaron matrices de correlación</w:t>
      </w:r>
      <w:r w:rsidRPr="00124B7C">
        <w:t xml:space="preserve"> para ambos años (véase Apéndice A). En ambos períodos se observa una asociación positiva entre edad, educación universitaria e ingresos laborales, mientras que la informalidad presenta una correlación negativa con los niveles de ingreso. La estabilidad del patrón de correlaciones entre 2024 y 2025 refuerza la consistencia de los resultados descriptivos obtenidos.</w:t>
      </w:r>
    </w:p>
    <w:p w:rsidR="005F273A" w:rsidRDefault="005F273A" w:rsidP="000F74DB">
      <w:pPr>
        <w:pStyle w:val="Ttulo1"/>
        <w:spacing w:before="0" w:beforeAutospacing="0" w:after="0" w:afterAutospacing="0"/>
        <w:jc w:val="both"/>
        <w:rPr>
          <w:sz w:val="24"/>
          <w:szCs w:val="24"/>
        </w:rPr>
      </w:pPr>
    </w:p>
    <w:p w:rsidR="00F90999" w:rsidRPr="00F90999" w:rsidRDefault="00F90999" w:rsidP="000F74DB">
      <w:pPr>
        <w:pStyle w:val="Ttulo1"/>
        <w:spacing w:before="0" w:beforeAutospacing="0" w:after="0" w:afterAutospacing="0"/>
        <w:jc w:val="both"/>
        <w:rPr>
          <w:sz w:val="24"/>
          <w:szCs w:val="24"/>
        </w:rPr>
      </w:pPr>
      <w:r w:rsidRPr="00F90999">
        <w:rPr>
          <w:sz w:val="24"/>
          <w:szCs w:val="24"/>
        </w:rPr>
        <w:t>5. Distribución de ingresos y discusión económica</w:t>
      </w:r>
    </w:p>
    <w:p w:rsidR="000F74DB" w:rsidRDefault="000F74DB" w:rsidP="000F74DB">
      <w:pPr>
        <w:jc w:val="both"/>
      </w:pPr>
    </w:p>
    <w:p w:rsidR="00BB5133" w:rsidRPr="00D55C95" w:rsidRDefault="000F74DB" w:rsidP="00D55C95">
      <w:pPr>
        <w:jc w:val="both"/>
        <w:rPr>
          <w:rStyle w:val="Textoennegrita"/>
          <w:b w:val="0"/>
          <w:bCs w:val="0"/>
        </w:rPr>
      </w:pPr>
      <w:r w:rsidRPr="000F74DB">
        <w:t xml:space="preserve">Las </w:t>
      </w:r>
      <w:r w:rsidRPr="000F74DB">
        <w:rPr>
          <w:b/>
          <w:bCs/>
        </w:rPr>
        <w:t>Figuras 2 y 3</w:t>
      </w:r>
      <w:r w:rsidRPr="000F74DB">
        <w:t xml:space="preserve"> presentan la distribución del ingreso de la ocupación principal (P21) y del ingreso total individual (P47T) para trabajadores formales e informales durante el cuarto trimestre de 2024 y 2025. Se utilizaron histogramas y funciones de densidad Kernel con el objeto de comparar la forma de las distribuciones, su dispersión y la existencia de diferencias sistemáticas entre ambos grupos</w:t>
      </w:r>
    </w:p>
    <w:p w:rsidR="000F74DB" w:rsidRPr="00C130DB" w:rsidRDefault="00F90999" w:rsidP="000F74DB">
      <w:pPr>
        <w:rPr>
          <w:b/>
          <w:bCs/>
          <w:sz w:val="22"/>
          <w:szCs w:val="22"/>
        </w:rPr>
      </w:pPr>
      <w:r w:rsidRPr="00C130DB">
        <w:rPr>
          <w:rStyle w:val="Textoennegrita"/>
          <w:sz w:val="22"/>
          <w:szCs w:val="22"/>
        </w:rPr>
        <w:t xml:space="preserve">Figura 2. </w:t>
      </w:r>
      <w:r w:rsidR="000F74DB" w:rsidRPr="00C130DB">
        <w:rPr>
          <w:b/>
          <w:bCs/>
          <w:sz w:val="22"/>
          <w:szCs w:val="22"/>
        </w:rPr>
        <w:t>Distribución de ingresos laborales según condición de formalidad. EPH 2024T4.</w:t>
      </w:r>
    </w:p>
    <w:p w:rsidR="007F0E15" w:rsidRPr="00D55C95" w:rsidRDefault="00F90999" w:rsidP="00D55C95">
      <w:pPr>
        <w:pStyle w:val="NormalWeb"/>
        <w:jc w:val="center"/>
        <w:rPr>
          <w:rStyle w:val="Textoennegrita"/>
          <w:b w:val="0"/>
          <w:bCs w:val="0"/>
        </w:rPr>
      </w:pPr>
      <w:r>
        <w:rPr>
          <w:noProof/>
        </w:rPr>
        <w:lastRenderedPageBreak/>
        <w:drawing>
          <wp:inline distT="0" distB="0" distL="0" distR="0">
            <wp:extent cx="5439553" cy="367607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_1_Distribucion_Ingresos_202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7637" cy="3722084"/>
                    </a:xfrm>
                    <a:prstGeom prst="rect">
                      <a:avLst/>
                    </a:prstGeom>
                  </pic:spPr>
                </pic:pic>
              </a:graphicData>
            </a:graphic>
          </wp:inline>
        </w:drawing>
      </w:r>
    </w:p>
    <w:p w:rsidR="000F74DB" w:rsidRPr="00C130DB" w:rsidRDefault="00F90999" w:rsidP="000F74DB">
      <w:pPr>
        <w:rPr>
          <w:b/>
          <w:bCs/>
          <w:sz w:val="22"/>
          <w:szCs w:val="22"/>
        </w:rPr>
      </w:pPr>
      <w:r w:rsidRPr="00C130DB">
        <w:rPr>
          <w:rStyle w:val="Textoennegrita"/>
          <w:sz w:val="22"/>
          <w:szCs w:val="22"/>
        </w:rPr>
        <w:t>Figura</w:t>
      </w:r>
      <w:r w:rsidR="000F74DB" w:rsidRPr="00C130DB">
        <w:rPr>
          <w:rStyle w:val="Textoennegrita"/>
          <w:sz w:val="22"/>
          <w:szCs w:val="22"/>
        </w:rPr>
        <w:t xml:space="preserve"> 3.</w:t>
      </w:r>
      <w:r w:rsidRPr="00C130DB">
        <w:rPr>
          <w:rStyle w:val="Textoennegrita"/>
          <w:sz w:val="22"/>
          <w:szCs w:val="22"/>
        </w:rPr>
        <w:t xml:space="preserve"> </w:t>
      </w:r>
      <w:r w:rsidR="000F74DB" w:rsidRPr="00C130DB">
        <w:rPr>
          <w:b/>
          <w:bCs/>
          <w:sz w:val="22"/>
          <w:szCs w:val="22"/>
        </w:rPr>
        <w:t>Distribución de ingresos laborales según condición de formalidad. EPH 2025T4.</w:t>
      </w:r>
    </w:p>
    <w:p w:rsidR="000F74DB" w:rsidRDefault="00F90999" w:rsidP="0068549F">
      <w:pPr>
        <w:pStyle w:val="NormalWeb"/>
      </w:pPr>
      <w:r>
        <w:rPr>
          <w:noProof/>
        </w:rPr>
        <w:drawing>
          <wp:inline distT="0" distB="0" distL="0" distR="0">
            <wp:extent cx="5814695" cy="4063672"/>
            <wp:effectExtent l="0" t="0" r="1905"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_2_Distribucion_Ingresos_202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1174" cy="4075189"/>
                    </a:xfrm>
                    <a:prstGeom prst="rect">
                      <a:avLst/>
                    </a:prstGeom>
                  </pic:spPr>
                </pic:pic>
              </a:graphicData>
            </a:graphic>
          </wp:inline>
        </w:drawing>
      </w:r>
    </w:p>
    <w:p w:rsidR="007F0E15" w:rsidRPr="007F0E15" w:rsidRDefault="007F0E15" w:rsidP="007F0E15">
      <w:pPr>
        <w:jc w:val="both"/>
      </w:pPr>
      <w:r w:rsidRPr="007F0E15">
        <w:lastRenderedPageBreak/>
        <w:t>En ambos años los trabajadores formales presentan distribuciones desplazadas hacia mayores niveles de ingreso respecto de los informales. Aunque el ingreso real promedio aumenta en 2025, la brecha entre ambos grupos permanece visible, reflejando la persistencia de la segmentación del mercado laboral.</w:t>
      </w:r>
    </w:p>
    <w:p w:rsidR="000F74DB" w:rsidRDefault="000F74DB" w:rsidP="000F74DB">
      <w:pPr>
        <w:jc w:val="both"/>
      </w:pPr>
    </w:p>
    <w:p w:rsidR="007F0E15" w:rsidRDefault="007F0E15" w:rsidP="007F0E15">
      <w:pPr>
        <w:jc w:val="both"/>
      </w:pPr>
      <w:r w:rsidRPr="007F0E15">
        <w:t>Maurizio y Monsalvo (2021) distinguen segmentos dentro del empleo informal asalariado, entre ellos los Upper-tier informal wage employees, caracterizados por mayores ingresos relativos y mejores perspectivas de transición al empleo formal.</w:t>
      </w:r>
    </w:p>
    <w:p w:rsidR="007F0E15" w:rsidRDefault="007F0E15" w:rsidP="007F0E15">
      <w:pPr>
        <w:jc w:val="both"/>
      </w:pPr>
    </w:p>
    <w:p w:rsidR="007001FB" w:rsidRPr="007001FB" w:rsidRDefault="007F0E15" w:rsidP="007001FB">
      <w:pPr>
        <w:jc w:val="both"/>
      </w:pPr>
      <w:r w:rsidRPr="007F0E15">
        <w:t xml:space="preserve">La EPH no permite identificar directamente este segmento, por lo que el presente estudio constituye una aproximación descriptiva. </w:t>
      </w:r>
      <w:r w:rsidR="007001FB" w:rsidRPr="007001FB">
        <w:t>La estabilidad observada en la tasa de informalidad resulta consistente con el marco conceptual propuesto por Maurizio y Monsalvo (2021).</w:t>
      </w:r>
    </w:p>
    <w:p w:rsidR="007F0E15" w:rsidRDefault="007F0E15" w:rsidP="007F0E15">
      <w:pPr>
        <w:jc w:val="both"/>
      </w:pPr>
    </w:p>
    <w:p w:rsidR="00B41EB8" w:rsidRPr="00B41EB8" w:rsidRDefault="00B41EB8" w:rsidP="000F74DB">
      <w:pPr>
        <w:pStyle w:val="Ttulo1"/>
        <w:spacing w:before="0" w:beforeAutospacing="0" w:after="0" w:afterAutospacing="0"/>
        <w:jc w:val="both"/>
        <w:rPr>
          <w:sz w:val="24"/>
          <w:szCs w:val="24"/>
        </w:rPr>
      </w:pPr>
      <w:r w:rsidRPr="00B41EB8">
        <w:rPr>
          <w:sz w:val="24"/>
          <w:szCs w:val="24"/>
        </w:rPr>
        <w:t>6. Conclusiones</w:t>
      </w:r>
    </w:p>
    <w:p w:rsidR="000F74DB" w:rsidRDefault="000F74DB" w:rsidP="000F74DB">
      <w:pPr>
        <w:pStyle w:val="NormalWeb"/>
        <w:spacing w:before="0" w:beforeAutospacing="0" w:after="0" w:afterAutospacing="0"/>
        <w:jc w:val="both"/>
      </w:pPr>
    </w:p>
    <w:p w:rsidR="007F0E15" w:rsidRPr="007F0E15" w:rsidRDefault="007F0E15" w:rsidP="007F0E15">
      <w:pPr>
        <w:jc w:val="both"/>
      </w:pPr>
      <w:r w:rsidRPr="007F0E15">
        <w:t>La informalidad laboral permaneció prácticamente constante entre 2024 y 2025, mientras el ingreso real promedio aumentó 10,7% luego del ajuste por IPC.</w:t>
      </w:r>
    </w:p>
    <w:p w:rsidR="007F0E15" w:rsidRDefault="007F0E15" w:rsidP="000F74DB">
      <w:pPr>
        <w:pStyle w:val="NormalWeb"/>
        <w:spacing w:before="0" w:beforeAutospacing="0" w:after="0" w:afterAutospacing="0"/>
        <w:jc w:val="both"/>
      </w:pPr>
    </w:p>
    <w:p w:rsidR="007001FB" w:rsidRPr="007001FB" w:rsidRDefault="007001FB" w:rsidP="007001FB">
      <w:pPr>
        <w:jc w:val="both"/>
      </w:pPr>
      <w:r w:rsidRPr="007001FB">
        <w:t xml:space="preserve">Los resultados son compatibles con el enfoque de Maurizio y Monsalvo (2021), aunque las limitaciones de la EPH impiden identificar directamente a los </w:t>
      </w:r>
      <w:r w:rsidRPr="007001FB">
        <w:rPr>
          <w:i/>
          <w:iCs/>
        </w:rPr>
        <w:t>Upper-tier informal wage employees</w:t>
      </w:r>
      <w:r w:rsidRPr="007001FB">
        <w:t>. En consecuencia, los resultados deben interpretarse como una aproximación empírica basada en las variables observables disponibles.</w:t>
      </w:r>
    </w:p>
    <w:p w:rsidR="007001FB" w:rsidRDefault="007001FB" w:rsidP="00C130DB">
      <w:pPr>
        <w:pStyle w:val="Ttulo2"/>
        <w:spacing w:before="0" w:beforeAutospacing="0" w:after="0" w:afterAutospacing="0"/>
        <w:jc w:val="both"/>
        <w:rPr>
          <w:sz w:val="24"/>
          <w:szCs w:val="24"/>
        </w:rPr>
      </w:pPr>
    </w:p>
    <w:p w:rsidR="00517DF3" w:rsidRDefault="00517DF3" w:rsidP="00C130DB">
      <w:pPr>
        <w:pStyle w:val="Ttulo2"/>
        <w:spacing w:before="0" w:beforeAutospacing="0" w:after="0" w:afterAutospacing="0"/>
        <w:jc w:val="both"/>
        <w:rPr>
          <w:sz w:val="24"/>
          <w:szCs w:val="24"/>
        </w:rPr>
      </w:pPr>
    </w:p>
    <w:p w:rsidR="005F273A" w:rsidRPr="005F273A" w:rsidRDefault="005F273A" w:rsidP="00C130DB">
      <w:pPr>
        <w:pStyle w:val="Ttulo2"/>
        <w:spacing w:before="0" w:beforeAutospacing="0" w:after="0" w:afterAutospacing="0"/>
        <w:jc w:val="both"/>
        <w:rPr>
          <w:sz w:val="24"/>
          <w:szCs w:val="24"/>
        </w:rPr>
      </w:pPr>
      <w:bookmarkStart w:id="0" w:name="_GoBack"/>
      <w:bookmarkEnd w:id="0"/>
      <w:r w:rsidRPr="005F273A">
        <w:rPr>
          <w:sz w:val="24"/>
          <w:szCs w:val="24"/>
        </w:rPr>
        <w:t>Parte IV</w:t>
      </w:r>
    </w:p>
    <w:p w:rsidR="00C130DB" w:rsidRDefault="00C130DB" w:rsidP="00C130DB">
      <w:pPr>
        <w:pStyle w:val="Ttulo3"/>
        <w:spacing w:before="0" w:beforeAutospacing="0" w:after="0" w:afterAutospacing="0"/>
        <w:jc w:val="both"/>
        <w:rPr>
          <w:sz w:val="24"/>
          <w:szCs w:val="24"/>
        </w:rPr>
      </w:pPr>
    </w:p>
    <w:p w:rsidR="005F273A" w:rsidRPr="005F273A" w:rsidRDefault="005F273A" w:rsidP="00C130DB">
      <w:pPr>
        <w:pStyle w:val="Ttulo3"/>
        <w:spacing w:before="0" w:beforeAutospacing="0" w:after="0" w:afterAutospacing="0"/>
        <w:jc w:val="both"/>
        <w:rPr>
          <w:sz w:val="24"/>
          <w:szCs w:val="24"/>
        </w:rPr>
      </w:pPr>
      <w:r w:rsidRPr="005F273A">
        <w:rPr>
          <w:sz w:val="24"/>
          <w:szCs w:val="24"/>
        </w:rPr>
        <w:t>7. Uso de herramientas de Inteligencia Artificial</w:t>
      </w:r>
    </w:p>
    <w:p w:rsidR="00C130DB" w:rsidRDefault="00C130DB" w:rsidP="00C130DB">
      <w:pPr>
        <w:pStyle w:val="NormalWeb"/>
        <w:spacing w:before="0" w:beforeAutospacing="0" w:after="0" w:afterAutospacing="0"/>
        <w:jc w:val="both"/>
      </w:pPr>
    </w:p>
    <w:p w:rsidR="005F273A" w:rsidRPr="005F273A" w:rsidRDefault="005F273A" w:rsidP="00C130DB">
      <w:pPr>
        <w:pStyle w:val="NormalWeb"/>
        <w:spacing w:before="0" w:beforeAutospacing="0" w:after="0" w:afterAutospacing="0"/>
        <w:jc w:val="both"/>
      </w:pPr>
      <w:r w:rsidRPr="005F273A">
        <w:t>Durante el desarrollo del trabajo se utilizó ChatGPT (GPT-5.5) como apoyo para la programación en Python, depuración de errores, organización del código, interpretación de resultados y mejora de la redacción del informe. La herramienta fue especialmente útil para resolver problemas asociados a la limpieza de datos, generación de gráficos, ajuste por inflación y construcción de tablas descriptivas. No obstante, todas las decisiones metodológicas, la validación del código y la interpretación económica fueron realizadas por los integrantes del grupo, contrastando permanentemente los resultados obtenidos con la documentación oficial de la EPH y con la literatura de referencia.</w:t>
      </w:r>
    </w:p>
    <w:p w:rsidR="00124B7C" w:rsidRDefault="00124B7C" w:rsidP="00C130DB">
      <w:r>
        <w:br w:type="page"/>
      </w:r>
    </w:p>
    <w:p w:rsidR="00124B7C" w:rsidRDefault="00124B7C" w:rsidP="000F74DB">
      <w:pPr>
        <w:pStyle w:val="Ttulo2"/>
        <w:spacing w:before="0" w:beforeAutospacing="0" w:after="0" w:afterAutospacing="0"/>
      </w:pPr>
      <w:r>
        <w:lastRenderedPageBreak/>
        <w:t>Apéndices</w:t>
      </w:r>
    </w:p>
    <w:p w:rsidR="0068549F" w:rsidRDefault="0068549F" w:rsidP="000F74DB">
      <w:pPr>
        <w:pStyle w:val="NormalWeb"/>
        <w:spacing w:before="0" w:beforeAutospacing="0" w:after="0" w:afterAutospacing="0"/>
        <w:rPr>
          <w:b/>
          <w:bCs/>
        </w:rPr>
      </w:pPr>
    </w:p>
    <w:p w:rsidR="00124B7C" w:rsidRPr="0068549F" w:rsidRDefault="00124B7C" w:rsidP="000F74DB">
      <w:pPr>
        <w:pStyle w:val="NormalWeb"/>
        <w:spacing w:before="0" w:beforeAutospacing="0" w:after="0" w:afterAutospacing="0"/>
        <w:rPr>
          <w:b/>
          <w:bCs/>
          <w:sz w:val="28"/>
          <w:szCs w:val="28"/>
        </w:rPr>
      </w:pPr>
      <w:r w:rsidRPr="0068549F">
        <w:rPr>
          <w:b/>
          <w:bCs/>
          <w:sz w:val="28"/>
          <w:szCs w:val="28"/>
        </w:rPr>
        <w:t>Apéndice A</w:t>
      </w:r>
    </w:p>
    <w:p w:rsidR="0068549F" w:rsidRDefault="0068549F" w:rsidP="000F74DB">
      <w:pPr>
        <w:pStyle w:val="NormalWeb"/>
        <w:spacing w:before="0" w:beforeAutospacing="0" w:after="0" w:afterAutospacing="0"/>
        <w:rPr>
          <w:b/>
          <w:bCs/>
        </w:rPr>
      </w:pPr>
    </w:p>
    <w:p w:rsidR="00D55C95" w:rsidRPr="00D55C95" w:rsidRDefault="00D55C95" w:rsidP="00D55C95">
      <w:pPr>
        <w:rPr>
          <w:rStyle w:val="Textoennegrita"/>
        </w:rPr>
      </w:pPr>
      <w:r w:rsidRPr="000F74DB">
        <w:rPr>
          <w:rStyle w:val="Textoennegrita"/>
        </w:rPr>
        <w:t>Tabla 1.</w:t>
      </w:r>
      <w:r w:rsidRPr="000F74DB">
        <w:rPr>
          <w:rStyle w:val="Textoennegrita"/>
          <w:b w:val="0"/>
          <w:bCs w:val="0"/>
        </w:rPr>
        <w:t xml:space="preserve"> </w:t>
      </w:r>
      <w:r w:rsidRPr="000F74DB">
        <w:rPr>
          <w:b/>
          <w:bCs/>
        </w:rPr>
        <w:t>Estadísticos descriptivos de la población ocupada. EPH 2024T4 y 2025T4.</w:t>
      </w:r>
    </w:p>
    <w:p w:rsidR="00D55C95" w:rsidRDefault="00D55C95" w:rsidP="00D55C95">
      <w:pPr>
        <w:pStyle w:val="NormalWeb"/>
        <w:spacing w:before="0" w:beforeAutospacing="0" w:after="0" w:afterAutospacing="0"/>
        <w:jc w:val="both"/>
      </w:pPr>
      <w:r w:rsidRPr="00BB5133">
        <w:drawing>
          <wp:inline distT="0" distB="0" distL="0" distR="0" wp14:anchorId="50ED0D2E" wp14:editId="311F850A">
            <wp:extent cx="5612130" cy="1257300"/>
            <wp:effectExtent l="0" t="0" r="127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257300"/>
                    </a:xfrm>
                    <a:prstGeom prst="rect">
                      <a:avLst/>
                    </a:prstGeom>
                  </pic:spPr>
                </pic:pic>
              </a:graphicData>
            </a:graphic>
          </wp:inline>
        </w:drawing>
      </w:r>
    </w:p>
    <w:p w:rsidR="00D55C95" w:rsidRDefault="00D55C95" w:rsidP="00D55C95">
      <w:pPr>
        <w:pStyle w:val="NormalWeb"/>
        <w:spacing w:before="0" w:beforeAutospacing="0" w:after="0" w:afterAutospacing="0"/>
        <w:jc w:val="both"/>
      </w:pPr>
    </w:p>
    <w:p w:rsidR="00D55C95" w:rsidRPr="000F74DB" w:rsidRDefault="00D55C95" w:rsidP="00D55C95">
      <w:pPr>
        <w:pStyle w:val="NormalWeb"/>
        <w:spacing w:before="0" w:beforeAutospacing="0" w:after="0" w:afterAutospacing="0"/>
        <w:jc w:val="both"/>
      </w:pPr>
      <w:r w:rsidRPr="00BB5133">
        <w:drawing>
          <wp:inline distT="0" distB="0" distL="0" distR="0" wp14:anchorId="213F969E" wp14:editId="1F81F7E7">
            <wp:extent cx="5612130" cy="1312545"/>
            <wp:effectExtent l="0" t="0" r="127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312545"/>
                    </a:xfrm>
                    <a:prstGeom prst="rect">
                      <a:avLst/>
                    </a:prstGeom>
                  </pic:spPr>
                </pic:pic>
              </a:graphicData>
            </a:graphic>
          </wp:inline>
        </w:drawing>
      </w:r>
    </w:p>
    <w:p w:rsidR="00D55C95" w:rsidRDefault="00D55C95" w:rsidP="00D55C95">
      <w:pPr>
        <w:pStyle w:val="NormalWeb"/>
        <w:spacing w:before="0" w:beforeAutospacing="0" w:after="0" w:afterAutospacing="0"/>
        <w:jc w:val="both"/>
      </w:pPr>
    </w:p>
    <w:p w:rsidR="00D55C95" w:rsidRPr="007001FB" w:rsidRDefault="00D55C95" w:rsidP="00D55C95">
      <w:pPr>
        <w:jc w:val="both"/>
      </w:pPr>
      <w:r w:rsidRPr="007001FB">
        <w:t>La Tabla 1 muestra una elevada estabilidad de la composición demográfica entre ambos períodos.</w:t>
      </w:r>
    </w:p>
    <w:p w:rsidR="00D55C95" w:rsidRDefault="00D55C95" w:rsidP="000F74DB">
      <w:pPr>
        <w:pStyle w:val="NormalWeb"/>
        <w:spacing w:before="0" w:beforeAutospacing="0" w:after="0" w:afterAutospacing="0"/>
        <w:rPr>
          <w:b/>
          <w:bCs/>
        </w:rPr>
      </w:pPr>
    </w:p>
    <w:p w:rsidR="00DF7EFD" w:rsidRPr="00DF7EFD" w:rsidRDefault="00DF7EFD" w:rsidP="00DF7EFD">
      <w:pPr>
        <w:rPr>
          <w:b/>
          <w:bCs/>
        </w:rPr>
      </w:pPr>
      <w:r w:rsidRPr="00DF7EFD">
        <w:rPr>
          <w:b/>
          <w:bCs/>
        </w:rPr>
        <w:t>Figura 4. Matriz de correlaciones. Población ocupada. EPH 2024T4.</w:t>
      </w:r>
    </w:p>
    <w:p w:rsidR="00DF7EFD" w:rsidRDefault="00DF7EFD" w:rsidP="000F74DB">
      <w:pPr>
        <w:pStyle w:val="NormalWeb"/>
        <w:spacing w:before="0" w:beforeAutospacing="0" w:after="0" w:afterAutospacing="0"/>
        <w:rPr>
          <w:b/>
          <w:bCs/>
        </w:rPr>
      </w:pPr>
    </w:p>
    <w:p w:rsidR="00124B7C" w:rsidRDefault="00124B7C" w:rsidP="000F74DB">
      <w:pPr>
        <w:pStyle w:val="NormalWeb"/>
        <w:spacing w:before="0" w:beforeAutospacing="0" w:after="0" w:afterAutospacing="0"/>
      </w:pPr>
      <w:r>
        <w:rPr>
          <w:noProof/>
        </w:rPr>
        <w:drawing>
          <wp:inline distT="0" distB="0" distL="0" distR="0">
            <wp:extent cx="5522827" cy="3795856"/>
            <wp:effectExtent l="0" t="0" r="1905"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_4_Correlacion_202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53248" cy="3816765"/>
                    </a:xfrm>
                    <a:prstGeom prst="rect">
                      <a:avLst/>
                    </a:prstGeom>
                  </pic:spPr>
                </pic:pic>
              </a:graphicData>
            </a:graphic>
          </wp:inline>
        </w:drawing>
      </w:r>
    </w:p>
    <w:p w:rsidR="00124B7C" w:rsidRDefault="00124B7C" w:rsidP="000F74DB">
      <w:pPr>
        <w:pStyle w:val="NormalWeb"/>
        <w:spacing w:before="0" w:beforeAutospacing="0" w:after="0" w:afterAutospacing="0"/>
        <w:rPr>
          <w:b/>
          <w:bCs/>
        </w:rPr>
      </w:pPr>
    </w:p>
    <w:p w:rsidR="00B9628F" w:rsidRDefault="00B9628F" w:rsidP="000F74DB">
      <w:pPr>
        <w:pStyle w:val="NormalWeb"/>
        <w:spacing w:before="0" w:beforeAutospacing="0" w:after="0" w:afterAutospacing="0"/>
        <w:rPr>
          <w:b/>
          <w:bCs/>
        </w:rPr>
      </w:pPr>
    </w:p>
    <w:p w:rsidR="00DF7EFD" w:rsidRDefault="00DF7EFD" w:rsidP="00DF7EFD">
      <w:pPr>
        <w:rPr>
          <w:b/>
          <w:bCs/>
        </w:rPr>
      </w:pPr>
      <w:r w:rsidRPr="00DF7EFD">
        <w:rPr>
          <w:b/>
          <w:bCs/>
        </w:rPr>
        <w:t xml:space="preserve">Figura </w:t>
      </w:r>
      <w:r>
        <w:rPr>
          <w:b/>
          <w:bCs/>
        </w:rPr>
        <w:t>5</w:t>
      </w:r>
      <w:r w:rsidRPr="00DF7EFD">
        <w:rPr>
          <w:b/>
          <w:bCs/>
        </w:rPr>
        <w:t>. Matriz de correlaciones. Población ocupada. EPH 202</w:t>
      </w:r>
      <w:r>
        <w:rPr>
          <w:b/>
          <w:bCs/>
        </w:rPr>
        <w:t>5</w:t>
      </w:r>
      <w:r w:rsidRPr="00DF7EFD">
        <w:rPr>
          <w:b/>
          <w:bCs/>
        </w:rPr>
        <w:t>T4.</w:t>
      </w:r>
    </w:p>
    <w:p w:rsidR="00DF7EFD" w:rsidRPr="00DF7EFD" w:rsidRDefault="00DF7EFD" w:rsidP="00DF7EFD">
      <w:pPr>
        <w:rPr>
          <w:b/>
          <w:bCs/>
        </w:rPr>
      </w:pPr>
    </w:p>
    <w:p w:rsidR="00124B7C" w:rsidRDefault="00124B7C" w:rsidP="000F74DB">
      <w:pPr>
        <w:pStyle w:val="NormalWeb"/>
        <w:spacing w:before="0" w:beforeAutospacing="0" w:after="0" w:afterAutospacing="0"/>
      </w:pPr>
      <w:r>
        <w:rPr>
          <w:noProof/>
        </w:rPr>
        <w:drawing>
          <wp:inline distT="0" distB="0" distL="0" distR="0">
            <wp:extent cx="5856051" cy="487299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_5_Correlacion_202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61156" cy="4877238"/>
                    </a:xfrm>
                    <a:prstGeom prst="rect">
                      <a:avLst/>
                    </a:prstGeom>
                  </pic:spPr>
                </pic:pic>
              </a:graphicData>
            </a:graphic>
          </wp:inline>
        </w:drawing>
      </w:r>
    </w:p>
    <w:p w:rsidR="00124B7C" w:rsidRDefault="00124B7C" w:rsidP="000F74DB">
      <w:pPr>
        <w:pStyle w:val="NormalWeb"/>
        <w:spacing w:before="0" w:beforeAutospacing="0" w:after="0" w:afterAutospacing="0"/>
      </w:pPr>
    </w:p>
    <w:p w:rsidR="00124B7C" w:rsidRPr="00124B7C" w:rsidRDefault="00124B7C" w:rsidP="000F74DB">
      <w:pPr>
        <w:pStyle w:val="NormalWeb"/>
        <w:spacing w:before="0" w:beforeAutospacing="0" w:after="0" w:afterAutospacing="0"/>
        <w:rPr>
          <w:b/>
          <w:bCs/>
        </w:rPr>
      </w:pPr>
      <w:r w:rsidRPr="00124B7C">
        <w:rPr>
          <w:b/>
          <w:bCs/>
        </w:rPr>
        <w:t>Apéndice B</w:t>
      </w:r>
    </w:p>
    <w:p w:rsidR="005F273A" w:rsidRDefault="005F273A" w:rsidP="000F74DB">
      <w:pPr>
        <w:pStyle w:val="NormalWeb"/>
        <w:spacing w:before="0" w:beforeAutospacing="0" w:after="0" w:afterAutospacing="0"/>
      </w:pPr>
    </w:p>
    <w:p w:rsidR="00124B7C" w:rsidRDefault="00124B7C" w:rsidP="000F74DB">
      <w:pPr>
        <w:pStyle w:val="NormalWeb"/>
        <w:spacing w:before="0" w:beforeAutospacing="0" w:after="0" w:afterAutospacing="0"/>
      </w:pPr>
      <w:r>
        <w:t>Código Python disponible en GitHub.</w:t>
      </w:r>
    </w:p>
    <w:p w:rsidR="007B3679" w:rsidRDefault="007B3679" w:rsidP="000F74DB">
      <w:pPr>
        <w:jc w:val="both"/>
      </w:pPr>
    </w:p>
    <w:p w:rsidR="005F273A" w:rsidRDefault="005F273A" w:rsidP="000F74DB">
      <w:pPr>
        <w:jc w:val="both"/>
      </w:pPr>
    </w:p>
    <w:p w:rsidR="005F273A" w:rsidRDefault="005F273A" w:rsidP="005F273A">
      <w:pPr>
        <w:pStyle w:val="Ttulo2"/>
      </w:pPr>
    </w:p>
    <w:p w:rsidR="005F273A" w:rsidRDefault="005F273A" w:rsidP="005F273A">
      <w:pPr>
        <w:pStyle w:val="Ttulo2"/>
      </w:pPr>
    </w:p>
    <w:p w:rsidR="005F273A" w:rsidRDefault="005F273A" w:rsidP="005F273A">
      <w:pPr>
        <w:pStyle w:val="Ttulo2"/>
      </w:pPr>
    </w:p>
    <w:p w:rsidR="005F273A" w:rsidRDefault="005F273A" w:rsidP="005F273A">
      <w:pPr>
        <w:pStyle w:val="Ttulo2"/>
      </w:pPr>
    </w:p>
    <w:p w:rsidR="005F273A" w:rsidRDefault="005F273A" w:rsidP="005F273A">
      <w:pPr>
        <w:pStyle w:val="Ttulo2"/>
      </w:pPr>
    </w:p>
    <w:p w:rsidR="005F273A" w:rsidRPr="005F273A" w:rsidRDefault="005F273A" w:rsidP="005F273A">
      <w:pPr>
        <w:pStyle w:val="Ttulo2"/>
        <w:rPr>
          <w:sz w:val="24"/>
          <w:szCs w:val="24"/>
        </w:rPr>
      </w:pPr>
      <w:r w:rsidRPr="005F273A">
        <w:rPr>
          <w:sz w:val="24"/>
          <w:szCs w:val="24"/>
        </w:rPr>
        <w:t>Apéndice C</w:t>
      </w:r>
    </w:p>
    <w:p w:rsidR="005F273A" w:rsidRPr="005F273A" w:rsidRDefault="005F273A" w:rsidP="005F273A">
      <w:pPr>
        <w:pStyle w:val="NormalWeb"/>
        <w:rPr>
          <w:b/>
          <w:bCs/>
        </w:rPr>
      </w:pPr>
      <w:r w:rsidRPr="005F273A">
        <w:rPr>
          <w:b/>
          <w:bCs/>
        </w:rPr>
        <w:t>Uso de IA</w:t>
      </w:r>
    </w:p>
    <w:p w:rsidR="005F273A" w:rsidRPr="005F273A" w:rsidRDefault="005F273A" w:rsidP="005F273A">
      <w:pPr>
        <w:pStyle w:val="NormalWeb"/>
      </w:pPr>
      <w:r w:rsidRPr="005F273A">
        <w:t>Modelo utilizado:</w:t>
      </w:r>
    </w:p>
    <w:p w:rsidR="005F273A" w:rsidRPr="005F273A" w:rsidRDefault="005F273A" w:rsidP="005F273A">
      <w:pPr>
        <w:pStyle w:val="NormalWeb"/>
      </w:pPr>
      <w:r w:rsidRPr="005F273A">
        <w:t>ChatGPT GPT-5.5</w:t>
      </w:r>
    </w:p>
    <w:p w:rsidR="005F273A" w:rsidRPr="005F273A" w:rsidRDefault="005F273A" w:rsidP="005F273A">
      <w:pPr>
        <w:pStyle w:val="NormalWeb"/>
        <w:rPr>
          <w:b/>
          <w:bCs/>
        </w:rPr>
      </w:pPr>
      <w:r w:rsidRPr="005F273A">
        <w:rPr>
          <w:b/>
          <w:bCs/>
        </w:rPr>
        <w:t>Prompts principales</w:t>
      </w:r>
    </w:p>
    <w:p w:rsidR="005F273A" w:rsidRPr="005F273A" w:rsidRDefault="005F273A" w:rsidP="005F273A">
      <w:pPr>
        <w:pStyle w:val="NormalWeb"/>
      </w:pPr>
      <w:r w:rsidRPr="005F273A">
        <w:t>• Limpieza y armonización de bases EPH.</w:t>
      </w:r>
    </w:p>
    <w:p w:rsidR="005F273A" w:rsidRPr="005F273A" w:rsidRDefault="005F273A" w:rsidP="005F273A">
      <w:pPr>
        <w:pStyle w:val="NormalWeb"/>
      </w:pPr>
      <w:r w:rsidRPr="005F273A">
        <w:t>• Construcción de variables dicotómicas.</w:t>
      </w:r>
    </w:p>
    <w:p w:rsidR="005F273A" w:rsidRPr="005F273A" w:rsidRDefault="005F273A" w:rsidP="005F273A">
      <w:pPr>
        <w:pStyle w:val="NormalWeb"/>
      </w:pPr>
      <w:r w:rsidRPr="005F273A">
        <w:t>• Corrección de errores de Python.</w:t>
      </w:r>
    </w:p>
    <w:p w:rsidR="005F273A" w:rsidRPr="005F273A" w:rsidRDefault="005F273A" w:rsidP="005F273A">
      <w:pPr>
        <w:pStyle w:val="NormalWeb"/>
      </w:pPr>
      <w:r w:rsidRPr="005F273A">
        <w:t>• Ajuste IPC 2024-2025.</w:t>
      </w:r>
    </w:p>
    <w:p w:rsidR="005F273A" w:rsidRPr="005F273A" w:rsidRDefault="005F273A" w:rsidP="005F273A">
      <w:pPr>
        <w:pStyle w:val="NormalWeb"/>
      </w:pPr>
      <w:r w:rsidRPr="005F273A">
        <w:t>• Construcción de heatmap.</w:t>
      </w:r>
    </w:p>
    <w:p w:rsidR="005F273A" w:rsidRPr="005F273A" w:rsidRDefault="005F273A" w:rsidP="005F273A">
      <w:pPr>
        <w:pStyle w:val="NormalWeb"/>
      </w:pPr>
      <w:r w:rsidRPr="005F273A">
        <w:t>• Construcción de histogramas y Kernel.</w:t>
      </w:r>
    </w:p>
    <w:p w:rsidR="005F273A" w:rsidRPr="005F273A" w:rsidRDefault="005F273A" w:rsidP="005F273A">
      <w:pPr>
        <w:pStyle w:val="NormalWeb"/>
      </w:pPr>
      <w:r w:rsidRPr="005F273A">
        <w:t>• Elaboración de tablas descriptivas.</w:t>
      </w:r>
    </w:p>
    <w:p w:rsidR="005F273A" w:rsidRPr="005F273A" w:rsidRDefault="005F273A" w:rsidP="005F273A">
      <w:pPr>
        <w:pStyle w:val="NormalWeb"/>
      </w:pPr>
      <w:r w:rsidRPr="005F273A">
        <w:t>• Revisión del marco conceptual de Maurizio y Monsalvo.</w:t>
      </w:r>
    </w:p>
    <w:p w:rsidR="005F273A" w:rsidRPr="005F273A" w:rsidRDefault="005F273A" w:rsidP="005F273A">
      <w:pPr>
        <w:pStyle w:val="NormalWeb"/>
      </w:pPr>
      <w:r w:rsidRPr="005F273A">
        <w:t>• Revisión de redacción académica.</w:t>
      </w:r>
    </w:p>
    <w:p w:rsidR="005F273A" w:rsidRPr="00136C58" w:rsidRDefault="005F273A" w:rsidP="005F273A">
      <w:pPr>
        <w:pStyle w:val="NormalWeb"/>
        <w:rPr>
          <w:b/>
          <w:bCs/>
        </w:rPr>
      </w:pPr>
      <w:r w:rsidRPr="00136C58">
        <w:rPr>
          <w:b/>
          <w:bCs/>
        </w:rPr>
        <w:t>Tiempo total</w:t>
      </w:r>
      <w:r w:rsidR="00136C58" w:rsidRPr="00136C58">
        <w:rPr>
          <w:b/>
          <w:bCs/>
        </w:rPr>
        <w:t xml:space="preserve"> </w:t>
      </w:r>
      <w:r w:rsidRPr="00136C58">
        <w:rPr>
          <w:b/>
          <w:bCs/>
        </w:rPr>
        <w:t>≈</w:t>
      </w:r>
      <w:r w:rsidR="00136C58" w:rsidRPr="00136C58">
        <w:rPr>
          <w:b/>
          <w:bCs/>
        </w:rPr>
        <w:t xml:space="preserve"> </w:t>
      </w:r>
      <w:r w:rsidR="00D55C95">
        <w:rPr>
          <w:b/>
          <w:bCs/>
        </w:rPr>
        <w:t>2</w:t>
      </w:r>
      <w:r w:rsidRPr="00136C58">
        <w:rPr>
          <w:b/>
          <w:bCs/>
        </w:rPr>
        <w:t>5 horas.</w:t>
      </w:r>
    </w:p>
    <w:p w:rsidR="005F273A" w:rsidRDefault="005F273A" w:rsidP="005F273A">
      <w:pPr>
        <w:pStyle w:val="Ttulo1"/>
      </w:pPr>
    </w:p>
    <w:p w:rsidR="005F273A" w:rsidRDefault="005F273A" w:rsidP="005F273A">
      <w:pPr>
        <w:pStyle w:val="Ttulo1"/>
      </w:pPr>
    </w:p>
    <w:p w:rsidR="005F273A" w:rsidRDefault="005F273A" w:rsidP="005F273A">
      <w:pPr>
        <w:pStyle w:val="Ttulo1"/>
      </w:pPr>
    </w:p>
    <w:p w:rsidR="005F273A" w:rsidRDefault="005F273A" w:rsidP="005F273A">
      <w:pPr>
        <w:pStyle w:val="Ttulo1"/>
      </w:pPr>
    </w:p>
    <w:p w:rsidR="005F273A" w:rsidRPr="00B41EB8" w:rsidRDefault="005F273A" w:rsidP="000F74DB">
      <w:pPr>
        <w:jc w:val="both"/>
      </w:pPr>
    </w:p>
    <w:sectPr w:rsidR="005F273A" w:rsidRPr="00B41EB8" w:rsidSect="00D55C95">
      <w:footerReference w:type="even" r:id="rId16"/>
      <w:footerReference w:type="default" r:id="rId17"/>
      <w:pgSz w:w="12240" w:h="15840"/>
      <w:pgMar w:top="1179" w:right="1701" w:bottom="79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3050" w:rsidRDefault="00B13050" w:rsidP="00B9628F">
      <w:r>
        <w:separator/>
      </w:r>
    </w:p>
  </w:endnote>
  <w:endnote w:type="continuationSeparator" w:id="0">
    <w:p w:rsidR="00B13050" w:rsidRDefault="00B13050" w:rsidP="00B96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merodepgina"/>
      </w:rPr>
      <w:id w:val="-1778323328"/>
      <w:docPartObj>
        <w:docPartGallery w:val="Page Numbers (Bottom of Page)"/>
        <w:docPartUnique/>
      </w:docPartObj>
    </w:sdtPr>
    <w:sdtContent>
      <w:p w:rsidR="00B9628F" w:rsidRDefault="00B9628F" w:rsidP="00DF1A7E">
        <w:pPr>
          <w:pStyle w:val="Piedepgina"/>
          <w:framePr w:wrap="none" w:vAnchor="text" w:hAnchor="margin" w:xAlign="right" w:y="1"/>
          <w:rPr>
            <w:rStyle w:val="Nmerodepgina"/>
          </w:rPr>
          <w:pPrChange w:id="1" w:author="Iron Man" w:date="2026-07-03T21:58:00Z">
            <w:pPr>
              <w:pStyle w:val="Piedepgina"/>
            </w:pPr>
          </w:pPrChange>
        </w:pPr>
        <w:ins w:id="2" w:author="Iron Man" w:date="2026-07-03T21:58:00Z">
          <w:r>
            <w:rPr>
              <w:rStyle w:val="Nmerodepgina"/>
            </w:rPr>
            <w:fldChar w:fldCharType="begin"/>
          </w:r>
          <w:r>
            <w:rPr>
              <w:rStyle w:val="Nmerodepgina"/>
            </w:rPr>
            <w:instrText xml:space="preserve"> </w:instrText>
          </w:r>
        </w:ins>
        <w:r>
          <w:rPr>
            <w:rStyle w:val="Nmerodepgina"/>
          </w:rPr>
          <w:instrText>PAGE</w:instrText>
        </w:r>
        <w:ins w:id="3" w:author="Iron Man" w:date="2026-07-03T21:58:00Z">
          <w:r>
            <w:rPr>
              <w:rStyle w:val="Nmerodepgina"/>
            </w:rPr>
            <w:instrText xml:space="preserve"> </w:instrText>
          </w:r>
          <w:r>
            <w:rPr>
              <w:rStyle w:val="Nmerodepgina"/>
            </w:rPr>
            <w:fldChar w:fldCharType="end"/>
          </w:r>
        </w:ins>
      </w:p>
    </w:sdtContent>
  </w:sdt>
  <w:p w:rsidR="00B9628F" w:rsidRDefault="00B9628F" w:rsidP="00B9628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merodepgina"/>
      </w:rPr>
      <w:id w:val="-915943096"/>
      <w:docPartObj>
        <w:docPartGallery w:val="Page Numbers (Bottom of Page)"/>
        <w:docPartUnique/>
      </w:docPartObj>
    </w:sdtPr>
    <w:sdtContent>
      <w:p w:rsidR="00B9628F" w:rsidRDefault="00B9628F" w:rsidP="00DF1A7E">
        <w:pPr>
          <w:pStyle w:val="Piedepgina"/>
          <w:framePr w:wrap="none" w:vAnchor="text" w:hAnchor="margin" w:xAlign="right" w:y="1"/>
          <w:rPr>
            <w:rStyle w:val="Nmerodepgina"/>
          </w:rPr>
          <w:pPrChange w:id="4" w:author="Iron Man" w:date="2026-07-03T21:58:00Z">
            <w:pPr>
              <w:pStyle w:val="Piedepgina"/>
            </w:pPr>
          </w:pPrChange>
        </w:pPr>
        <w:ins w:id="5" w:author="Iron Man" w:date="2026-07-03T21:58:00Z">
          <w:r>
            <w:rPr>
              <w:rStyle w:val="Nmerodepgina"/>
            </w:rPr>
            <w:fldChar w:fldCharType="begin"/>
          </w:r>
          <w:r>
            <w:rPr>
              <w:rStyle w:val="Nmerodepgina"/>
            </w:rPr>
            <w:instrText xml:space="preserve"> </w:instrText>
          </w:r>
        </w:ins>
        <w:r>
          <w:rPr>
            <w:rStyle w:val="Nmerodepgina"/>
          </w:rPr>
          <w:instrText>PAGE</w:instrText>
        </w:r>
        <w:ins w:id="6" w:author="Iron Man" w:date="2026-07-03T21:58:00Z">
          <w:r>
            <w:rPr>
              <w:rStyle w:val="Nmerodepgina"/>
            </w:rPr>
            <w:instrText xml:space="preserve"> </w:instrText>
          </w:r>
        </w:ins>
        <w:r>
          <w:rPr>
            <w:rStyle w:val="Nmerodepgina"/>
          </w:rPr>
          <w:fldChar w:fldCharType="separate"/>
        </w:r>
        <w:r>
          <w:rPr>
            <w:rStyle w:val="Nmerodepgina"/>
            <w:noProof/>
          </w:rPr>
          <w:t>1</w:t>
        </w:r>
        <w:ins w:id="7" w:author="Iron Man" w:date="2026-07-03T21:58:00Z">
          <w:r>
            <w:rPr>
              <w:rStyle w:val="Nmerodepgina"/>
            </w:rPr>
            <w:fldChar w:fldCharType="end"/>
          </w:r>
        </w:ins>
      </w:p>
    </w:sdtContent>
  </w:sdt>
  <w:p w:rsidR="00B9628F" w:rsidRDefault="00B9628F" w:rsidP="00B9628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3050" w:rsidRDefault="00B13050" w:rsidP="00B9628F">
      <w:r>
        <w:separator/>
      </w:r>
    </w:p>
  </w:footnote>
  <w:footnote w:type="continuationSeparator" w:id="0">
    <w:p w:rsidR="00B13050" w:rsidRDefault="00B13050" w:rsidP="00B962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D036AE"/>
    <w:multiLevelType w:val="multilevel"/>
    <w:tmpl w:val="C6AAD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DA9"/>
    <w:rsid w:val="000F74DB"/>
    <w:rsid w:val="00124B7C"/>
    <w:rsid w:val="00136C58"/>
    <w:rsid w:val="00160D71"/>
    <w:rsid w:val="002B7ECB"/>
    <w:rsid w:val="002C39F4"/>
    <w:rsid w:val="00411F35"/>
    <w:rsid w:val="004E2908"/>
    <w:rsid w:val="0051056C"/>
    <w:rsid w:val="00517DF3"/>
    <w:rsid w:val="005F273A"/>
    <w:rsid w:val="00671746"/>
    <w:rsid w:val="0068549F"/>
    <w:rsid w:val="007001FB"/>
    <w:rsid w:val="007B3679"/>
    <w:rsid w:val="007F0E15"/>
    <w:rsid w:val="007F5672"/>
    <w:rsid w:val="00845025"/>
    <w:rsid w:val="00A3059F"/>
    <w:rsid w:val="00B13050"/>
    <w:rsid w:val="00B35808"/>
    <w:rsid w:val="00B41EB8"/>
    <w:rsid w:val="00B54DA9"/>
    <w:rsid w:val="00B9628F"/>
    <w:rsid w:val="00BB5133"/>
    <w:rsid w:val="00C130DB"/>
    <w:rsid w:val="00D55C95"/>
    <w:rsid w:val="00DF7EFD"/>
    <w:rsid w:val="00E24E90"/>
    <w:rsid w:val="00E929CE"/>
    <w:rsid w:val="00EE1453"/>
    <w:rsid w:val="00F852A4"/>
    <w:rsid w:val="00F90999"/>
    <w:rsid w:val="00FB17EC"/>
    <w:rsid w:val="00FB59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787B51"/>
  <w15:chartTrackingRefBased/>
  <w15:docId w15:val="{A42C4659-7DD5-BD40-B5A2-98E7F20F2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2A4"/>
    <w:rPr>
      <w:rFonts w:ascii="Times New Roman" w:eastAsia="Times New Roman" w:hAnsi="Times New Roman" w:cs="Times New Roman"/>
      <w:lang w:eastAsia="es-ES_tradnl"/>
    </w:rPr>
  </w:style>
  <w:style w:type="paragraph" w:styleId="Ttulo1">
    <w:name w:val="heading 1"/>
    <w:basedOn w:val="Normal"/>
    <w:link w:val="Ttulo1Car"/>
    <w:uiPriority w:val="9"/>
    <w:qFormat/>
    <w:rsid w:val="00B54DA9"/>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rsid w:val="00B54DA9"/>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B54DA9"/>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4DA9"/>
    <w:rPr>
      <w:rFonts w:ascii="Times New Roman" w:eastAsia="Times New Roman" w:hAnsi="Times New Roman" w:cs="Times New Roman"/>
      <w:b/>
      <w:bCs/>
      <w:kern w:val="36"/>
      <w:sz w:val="48"/>
      <w:szCs w:val="48"/>
      <w:lang w:eastAsia="es-ES_tradnl"/>
    </w:rPr>
  </w:style>
  <w:style w:type="character" w:customStyle="1" w:styleId="Ttulo2Car">
    <w:name w:val="Título 2 Car"/>
    <w:basedOn w:val="Fuentedeprrafopredeter"/>
    <w:link w:val="Ttulo2"/>
    <w:uiPriority w:val="9"/>
    <w:rsid w:val="00B54DA9"/>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link w:val="Ttulo3"/>
    <w:uiPriority w:val="9"/>
    <w:rsid w:val="00B54DA9"/>
    <w:rPr>
      <w:rFonts w:ascii="Times New Roman" w:eastAsia="Times New Roman" w:hAnsi="Times New Roman" w:cs="Times New Roman"/>
      <w:b/>
      <w:bCs/>
      <w:sz w:val="27"/>
      <w:szCs w:val="27"/>
      <w:lang w:eastAsia="es-ES_tradnl"/>
    </w:rPr>
  </w:style>
  <w:style w:type="paragraph" w:styleId="NormalWeb">
    <w:name w:val="Normal (Web)"/>
    <w:basedOn w:val="Normal"/>
    <w:uiPriority w:val="99"/>
    <w:unhideWhenUsed/>
    <w:rsid w:val="00B54DA9"/>
    <w:pPr>
      <w:spacing w:before="100" w:beforeAutospacing="1" w:after="100" w:afterAutospacing="1"/>
    </w:pPr>
  </w:style>
  <w:style w:type="character" w:styleId="Textoennegrita">
    <w:name w:val="Strong"/>
    <w:basedOn w:val="Fuentedeprrafopredeter"/>
    <w:uiPriority w:val="22"/>
    <w:qFormat/>
    <w:rsid w:val="00B54DA9"/>
    <w:rPr>
      <w:b/>
      <w:bCs/>
    </w:rPr>
  </w:style>
  <w:style w:type="character" w:styleId="nfasis">
    <w:name w:val="Emphasis"/>
    <w:basedOn w:val="Fuentedeprrafopredeter"/>
    <w:uiPriority w:val="20"/>
    <w:qFormat/>
    <w:rsid w:val="00B54DA9"/>
    <w:rPr>
      <w:i/>
      <w:iCs/>
    </w:rPr>
  </w:style>
  <w:style w:type="paragraph" w:customStyle="1" w:styleId="pdq2pgselectionanchorcontainer">
    <w:name w:val="pdq2pg_selectionanchorcontainer"/>
    <w:basedOn w:val="Normal"/>
    <w:rsid w:val="000F74DB"/>
    <w:pPr>
      <w:spacing w:before="100" w:beforeAutospacing="1" w:after="100" w:afterAutospacing="1"/>
    </w:pPr>
  </w:style>
  <w:style w:type="paragraph" w:styleId="Piedepgina">
    <w:name w:val="footer"/>
    <w:basedOn w:val="Normal"/>
    <w:link w:val="PiedepginaCar"/>
    <w:uiPriority w:val="99"/>
    <w:unhideWhenUsed/>
    <w:rsid w:val="00B9628F"/>
    <w:pPr>
      <w:tabs>
        <w:tab w:val="center" w:pos="4419"/>
        <w:tab w:val="right" w:pos="8838"/>
      </w:tabs>
    </w:pPr>
    <w:rPr>
      <w:rFonts w:asciiTheme="minorHAnsi" w:eastAsiaTheme="minorHAnsi" w:hAnsiTheme="minorHAnsi" w:cstheme="minorBidi"/>
      <w:lang w:eastAsia="en-US"/>
    </w:rPr>
  </w:style>
  <w:style w:type="character" w:customStyle="1" w:styleId="PiedepginaCar">
    <w:name w:val="Pie de página Car"/>
    <w:basedOn w:val="Fuentedeprrafopredeter"/>
    <w:link w:val="Piedepgina"/>
    <w:uiPriority w:val="99"/>
    <w:rsid w:val="00B9628F"/>
  </w:style>
  <w:style w:type="character" w:styleId="Nmerodepgina">
    <w:name w:val="page number"/>
    <w:basedOn w:val="Fuentedeprrafopredeter"/>
    <w:uiPriority w:val="99"/>
    <w:semiHidden/>
    <w:unhideWhenUsed/>
    <w:rsid w:val="00B9628F"/>
  </w:style>
  <w:style w:type="paragraph" w:styleId="Textodeglobo">
    <w:name w:val="Balloon Text"/>
    <w:basedOn w:val="Normal"/>
    <w:link w:val="TextodegloboCar"/>
    <w:uiPriority w:val="99"/>
    <w:semiHidden/>
    <w:unhideWhenUsed/>
    <w:rsid w:val="00B9628F"/>
    <w:rPr>
      <w:rFonts w:eastAsiaTheme="minorHAnsi"/>
      <w:sz w:val="18"/>
      <w:szCs w:val="18"/>
      <w:lang w:eastAsia="en-US"/>
    </w:rPr>
  </w:style>
  <w:style w:type="character" w:customStyle="1" w:styleId="TextodegloboCar">
    <w:name w:val="Texto de globo Car"/>
    <w:basedOn w:val="Fuentedeprrafopredeter"/>
    <w:link w:val="Textodeglobo"/>
    <w:uiPriority w:val="99"/>
    <w:semiHidden/>
    <w:rsid w:val="00B9628F"/>
    <w:rPr>
      <w:rFonts w:ascii="Times New Roman" w:hAnsi="Times New Roman" w:cs="Times New Roman"/>
      <w:sz w:val="18"/>
      <w:szCs w:val="18"/>
    </w:rPr>
  </w:style>
  <w:style w:type="paragraph" w:styleId="HTMLconformatoprevio">
    <w:name w:val="HTML Preformatted"/>
    <w:basedOn w:val="Normal"/>
    <w:link w:val="HTMLconformatoprevioCar"/>
    <w:uiPriority w:val="99"/>
    <w:semiHidden/>
    <w:unhideWhenUsed/>
    <w:rsid w:val="005F2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5F273A"/>
    <w:rPr>
      <w:rFonts w:ascii="Courier New" w:eastAsia="Times New Roman" w:hAnsi="Courier New" w:cs="Courier New"/>
      <w:sz w:val="20"/>
      <w:szCs w:val="20"/>
      <w:lang w:eastAsia="es-ES_tradnl"/>
    </w:rPr>
  </w:style>
  <w:style w:type="character" w:styleId="CdigoHTML">
    <w:name w:val="HTML Code"/>
    <w:basedOn w:val="Fuentedeprrafopredeter"/>
    <w:uiPriority w:val="99"/>
    <w:semiHidden/>
    <w:unhideWhenUsed/>
    <w:rsid w:val="005F273A"/>
    <w:rPr>
      <w:rFonts w:ascii="Courier New" w:eastAsia="Times New Roman" w:hAnsi="Courier New" w:cs="Courier New"/>
      <w:sz w:val="20"/>
      <w:szCs w:val="20"/>
    </w:rPr>
  </w:style>
  <w:style w:type="paragraph" w:styleId="z-Principiodelformulario">
    <w:name w:val="HTML Top of Form"/>
    <w:basedOn w:val="Normal"/>
    <w:next w:val="Normal"/>
    <w:link w:val="z-PrincipiodelformularioCar"/>
    <w:hidden/>
    <w:uiPriority w:val="99"/>
    <w:semiHidden/>
    <w:unhideWhenUsed/>
    <w:rsid w:val="005F273A"/>
    <w:pPr>
      <w:pBdr>
        <w:bottom w:val="single" w:sz="6" w:space="1" w:color="auto"/>
      </w:pBdr>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5F273A"/>
    <w:rPr>
      <w:rFonts w:ascii="Arial" w:eastAsia="Times New Roman" w:hAnsi="Arial" w:cs="Arial"/>
      <w:vanish/>
      <w:sz w:val="16"/>
      <w:szCs w:val="16"/>
      <w:lang w:eastAsia="es-ES_tradnl"/>
    </w:rPr>
  </w:style>
  <w:style w:type="paragraph" w:customStyle="1" w:styleId="placeholder">
    <w:name w:val="placeholder"/>
    <w:basedOn w:val="Normal"/>
    <w:rsid w:val="005F273A"/>
    <w:pPr>
      <w:spacing w:before="100" w:beforeAutospacing="1" w:after="100" w:afterAutospacing="1"/>
    </w:pPr>
  </w:style>
  <w:style w:type="paragraph" w:styleId="z-Finaldelformulario">
    <w:name w:val="HTML Bottom of Form"/>
    <w:basedOn w:val="Normal"/>
    <w:next w:val="Normal"/>
    <w:link w:val="z-FinaldelformularioCar"/>
    <w:hidden/>
    <w:uiPriority w:val="99"/>
    <w:semiHidden/>
    <w:unhideWhenUsed/>
    <w:rsid w:val="005F273A"/>
    <w:pPr>
      <w:pBdr>
        <w:top w:val="single" w:sz="6" w:space="1" w:color="auto"/>
      </w:pBdr>
      <w:jc w:val="center"/>
    </w:pPr>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semiHidden/>
    <w:rsid w:val="005F273A"/>
    <w:rPr>
      <w:rFonts w:ascii="Arial" w:eastAsia="Times New Roman" w:hAnsi="Arial" w:cs="Arial"/>
      <w:vanish/>
      <w:sz w:val="16"/>
      <w:szCs w:val="16"/>
      <w:lang w:eastAsia="es-ES_tradnl"/>
    </w:rPr>
  </w:style>
  <w:style w:type="character" w:styleId="Hipervnculo">
    <w:name w:val="Hyperlink"/>
    <w:basedOn w:val="Fuentedeprrafopredeter"/>
    <w:uiPriority w:val="99"/>
    <w:unhideWhenUsed/>
    <w:rsid w:val="00517DF3"/>
    <w:rPr>
      <w:color w:val="0563C1" w:themeColor="hyperlink"/>
      <w:u w:val="single"/>
    </w:rPr>
  </w:style>
  <w:style w:type="character" w:styleId="Mencinsinresolver">
    <w:name w:val="Unresolved Mention"/>
    <w:basedOn w:val="Fuentedeprrafopredeter"/>
    <w:uiPriority w:val="99"/>
    <w:semiHidden/>
    <w:unhideWhenUsed/>
    <w:rsid w:val="00517D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666494">
      <w:bodyDiv w:val="1"/>
      <w:marLeft w:val="0"/>
      <w:marRight w:val="0"/>
      <w:marTop w:val="0"/>
      <w:marBottom w:val="0"/>
      <w:divBdr>
        <w:top w:val="none" w:sz="0" w:space="0" w:color="auto"/>
        <w:left w:val="none" w:sz="0" w:space="0" w:color="auto"/>
        <w:bottom w:val="none" w:sz="0" w:space="0" w:color="auto"/>
        <w:right w:val="none" w:sz="0" w:space="0" w:color="auto"/>
      </w:divBdr>
    </w:div>
    <w:div w:id="71972556">
      <w:bodyDiv w:val="1"/>
      <w:marLeft w:val="0"/>
      <w:marRight w:val="0"/>
      <w:marTop w:val="0"/>
      <w:marBottom w:val="0"/>
      <w:divBdr>
        <w:top w:val="none" w:sz="0" w:space="0" w:color="auto"/>
        <w:left w:val="none" w:sz="0" w:space="0" w:color="auto"/>
        <w:bottom w:val="none" w:sz="0" w:space="0" w:color="auto"/>
        <w:right w:val="none" w:sz="0" w:space="0" w:color="auto"/>
      </w:divBdr>
    </w:div>
    <w:div w:id="98837513">
      <w:bodyDiv w:val="1"/>
      <w:marLeft w:val="0"/>
      <w:marRight w:val="0"/>
      <w:marTop w:val="0"/>
      <w:marBottom w:val="0"/>
      <w:divBdr>
        <w:top w:val="none" w:sz="0" w:space="0" w:color="auto"/>
        <w:left w:val="none" w:sz="0" w:space="0" w:color="auto"/>
        <w:bottom w:val="none" w:sz="0" w:space="0" w:color="auto"/>
        <w:right w:val="none" w:sz="0" w:space="0" w:color="auto"/>
      </w:divBdr>
    </w:div>
    <w:div w:id="118647644">
      <w:bodyDiv w:val="1"/>
      <w:marLeft w:val="0"/>
      <w:marRight w:val="0"/>
      <w:marTop w:val="0"/>
      <w:marBottom w:val="0"/>
      <w:divBdr>
        <w:top w:val="none" w:sz="0" w:space="0" w:color="auto"/>
        <w:left w:val="none" w:sz="0" w:space="0" w:color="auto"/>
        <w:bottom w:val="none" w:sz="0" w:space="0" w:color="auto"/>
        <w:right w:val="none" w:sz="0" w:space="0" w:color="auto"/>
      </w:divBdr>
    </w:div>
    <w:div w:id="257838147">
      <w:bodyDiv w:val="1"/>
      <w:marLeft w:val="0"/>
      <w:marRight w:val="0"/>
      <w:marTop w:val="0"/>
      <w:marBottom w:val="0"/>
      <w:divBdr>
        <w:top w:val="none" w:sz="0" w:space="0" w:color="auto"/>
        <w:left w:val="none" w:sz="0" w:space="0" w:color="auto"/>
        <w:bottom w:val="none" w:sz="0" w:space="0" w:color="auto"/>
        <w:right w:val="none" w:sz="0" w:space="0" w:color="auto"/>
      </w:divBdr>
    </w:div>
    <w:div w:id="274216091">
      <w:bodyDiv w:val="1"/>
      <w:marLeft w:val="0"/>
      <w:marRight w:val="0"/>
      <w:marTop w:val="0"/>
      <w:marBottom w:val="0"/>
      <w:divBdr>
        <w:top w:val="none" w:sz="0" w:space="0" w:color="auto"/>
        <w:left w:val="none" w:sz="0" w:space="0" w:color="auto"/>
        <w:bottom w:val="none" w:sz="0" w:space="0" w:color="auto"/>
        <w:right w:val="none" w:sz="0" w:space="0" w:color="auto"/>
      </w:divBdr>
    </w:div>
    <w:div w:id="290983056">
      <w:bodyDiv w:val="1"/>
      <w:marLeft w:val="0"/>
      <w:marRight w:val="0"/>
      <w:marTop w:val="0"/>
      <w:marBottom w:val="0"/>
      <w:divBdr>
        <w:top w:val="none" w:sz="0" w:space="0" w:color="auto"/>
        <w:left w:val="none" w:sz="0" w:space="0" w:color="auto"/>
        <w:bottom w:val="none" w:sz="0" w:space="0" w:color="auto"/>
        <w:right w:val="none" w:sz="0" w:space="0" w:color="auto"/>
      </w:divBdr>
    </w:div>
    <w:div w:id="292247333">
      <w:bodyDiv w:val="1"/>
      <w:marLeft w:val="0"/>
      <w:marRight w:val="0"/>
      <w:marTop w:val="0"/>
      <w:marBottom w:val="0"/>
      <w:divBdr>
        <w:top w:val="none" w:sz="0" w:space="0" w:color="auto"/>
        <w:left w:val="none" w:sz="0" w:space="0" w:color="auto"/>
        <w:bottom w:val="none" w:sz="0" w:space="0" w:color="auto"/>
        <w:right w:val="none" w:sz="0" w:space="0" w:color="auto"/>
      </w:divBdr>
    </w:div>
    <w:div w:id="356002538">
      <w:bodyDiv w:val="1"/>
      <w:marLeft w:val="0"/>
      <w:marRight w:val="0"/>
      <w:marTop w:val="0"/>
      <w:marBottom w:val="0"/>
      <w:divBdr>
        <w:top w:val="none" w:sz="0" w:space="0" w:color="auto"/>
        <w:left w:val="none" w:sz="0" w:space="0" w:color="auto"/>
        <w:bottom w:val="none" w:sz="0" w:space="0" w:color="auto"/>
        <w:right w:val="none" w:sz="0" w:space="0" w:color="auto"/>
      </w:divBdr>
    </w:div>
    <w:div w:id="362095512">
      <w:bodyDiv w:val="1"/>
      <w:marLeft w:val="0"/>
      <w:marRight w:val="0"/>
      <w:marTop w:val="0"/>
      <w:marBottom w:val="0"/>
      <w:divBdr>
        <w:top w:val="none" w:sz="0" w:space="0" w:color="auto"/>
        <w:left w:val="none" w:sz="0" w:space="0" w:color="auto"/>
        <w:bottom w:val="none" w:sz="0" w:space="0" w:color="auto"/>
        <w:right w:val="none" w:sz="0" w:space="0" w:color="auto"/>
      </w:divBdr>
    </w:div>
    <w:div w:id="394354961">
      <w:bodyDiv w:val="1"/>
      <w:marLeft w:val="0"/>
      <w:marRight w:val="0"/>
      <w:marTop w:val="0"/>
      <w:marBottom w:val="0"/>
      <w:divBdr>
        <w:top w:val="none" w:sz="0" w:space="0" w:color="auto"/>
        <w:left w:val="none" w:sz="0" w:space="0" w:color="auto"/>
        <w:bottom w:val="none" w:sz="0" w:space="0" w:color="auto"/>
        <w:right w:val="none" w:sz="0" w:space="0" w:color="auto"/>
      </w:divBdr>
    </w:div>
    <w:div w:id="396779745">
      <w:bodyDiv w:val="1"/>
      <w:marLeft w:val="0"/>
      <w:marRight w:val="0"/>
      <w:marTop w:val="0"/>
      <w:marBottom w:val="0"/>
      <w:divBdr>
        <w:top w:val="none" w:sz="0" w:space="0" w:color="auto"/>
        <w:left w:val="none" w:sz="0" w:space="0" w:color="auto"/>
        <w:bottom w:val="none" w:sz="0" w:space="0" w:color="auto"/>
        <w:right w:val="none" w:sz="0" w:space="0" w:color="auto"/>
      </w:divBdr>
    </w:div>
    <w:div w:id="433787090">
      <w:bodyDiv w:val="1"/>
      <w:marLeft w:val="0"/>
      <w:marRight w:val="0"/>
      <w:marTop w:val="0"/>
      <w:marBottom w:val="0"/>
      <w:divBdr>
        <w:top w:val="none" w:sz="0" w:space="0" w:color="auto"/>
        <w:left w:val="none" w:sz="0" w:space="0" w:color="auto"/>
        <w:bottom w:val="none" w:sz="0" w:space="0" w:color="auto"/>
        <w:right w:val="none" w:sz="0" w:space="0" w:color="auto"/>
      </w:divBdr>
    </w:div>
    <w:div w:id="470903409">
      <w:bodyDiv w:val="1"/>
      <w:marLeft w:val="0"/>
      <w:marRight w:val="0"/>
      <w:marTop w:val="0"/>
      <w:marBottom w:val="0"/>
      <w:divBdr>
        <w:top w:val="none" w:sz="0" w:space="0" w:color="auto"/>
        <w:left w:val="none" w:sz="0" w:space="0" w:color="auto"/>
        <w:bottom w:val="none" w:sz="0" w:space="0" w:color="auto"/>
        <w:right w:val="none" w:sz="0" w:space="0" w:color="auto"/>
      </w:divBdr>
    </w:div>
    <w:div w:id="501744605">
      <w:bodyDiv w:val="1"/>
      <w:marLeft w:val="0"/>
      <w:marRight w:val="0"/>
      <w:marTop w:val="0"/>
      <w:marBottom w:val="0"/>
      <w:divBdr>
        <w:top w:val="none" w:sz="0" w:space="0" w:color="auto"/>
        <w:left w:val="none" w:sz="0" w:space="0" w:color="auto"/>
        <w:bottom w:val="none" w:sz="0" w:space="0" w:color="auto"/>
        <w:right w:val="none" w:sz="0" w:space="0" w:color="auto"/>
      </w:divBdr>
    </w:div>
    <w:div w:id="550730663">
      <w:bodyDiv w:val="1"/>
      <w:marLeft w:val="0"/>
      <w:marRight w:val="0"/>
      <w:marTop w:val="0"/>
      <w:marBottom w:val="0"/>
      <w:divBdr>
        <w:top w:val="none" w:sz="0" w:space="0" w:color="auto"/>
        <w:left w:val="none" w:sz="0" w:space="0" w:color="auto"/>
        <w:bottom w:val="none" w:sz="0" w:space="0" w:color="auto"/>
        <w:right w:val="none" w:sz="0" w:space="0" w:color="auto"/>
      </w:divBdr>
    </w:div>
    <w:div w:id="667051451">
      <w:bodyDiv w:val="1"/>
      <w:marLeft w:val="0"/>
      <w:marRight w:val="0"/>
      <w:marTop w:val="0"/>
      <w:marBottom w:val="0"/>
      <w:divBdr>
        <w:top w:val="none" w:sz="0" w:space="0" w:color="auto"/>
        <w:left w:val="none" w:sz="0" w:space="0" w:color="auto"/>
        <w:bottom w:val="none" w:sz="0" w:space="0" w:color="auto"/>
        <w:right w:val="none" w:sz="0" w:space="0" w:color="auto"/>
      </w:divBdr>
    </w:div>
    <w:div w:id="715158529">
      <w:bodyDiv w:val="1"/>
      <w:marLeft w:val="0"/>
      <w:marRight w:val="0"/>
      <w:marTop w:val="0"/>
      <w:marBottom w:val="0"/>
      <w:divBdr>
        <w:top w:val="none" w:sz="0" w:space="0" w:color="auto"/>
        <w:left w:val="none" w:sz="0" w:space="0" w:color="auto"/>
        <w:bottom w:val="none" w:sz="0" w:space="0" w:color="auto"/>
        <w:right w:val="none" w:sz="0" w:space="0" w:color="auto"/>
      </w:divBdr>
    </w:div>
    <w:div w:id="746272695">
      <w:bodyDiv w:val="1"/>
      <w:marLeft w:val="0"/>
      <w:marRight w:val="0"/>
      <w:marTop w:val="0"/>
      <w:marBottom w:val="0"/>
      <w:divBdr>
        <w:top w:val="none" w:sz="0" w:space="0" w:color="auto"/>
        <w:left w:val="none" w:sz="0" w:space="0" w:color="auto"/>
        <w:bottom w:val="none" w:sz="0" w:space="0" w:color="auto"/>
        <w:right w:val="none" w:sz="0" w:space="0" w:color="auto"/>
      </w:divBdr>
      <w:divsChild>
        <w:div w:id="1362821661">
          <w:marLeft w:val="0"/>
          <w:marRight w:val="0"/>
          <w:marTop w:val="0"/>
          <w:marBottom w:val="0"/>
          <w:divBdr>
            <w:top w:val="none" w:sz="0" w:space="0" w:color="auto"/>
            <w:left w:val="none" w:sz="0" w:space="0" w:color="auto"/>
            <w:bottom w:val="none" w:sz="0" w:space="0" w:color="auto"/>
            <w:right w:val="none" w:sz="0" w:space="0" w:color="auto"/>
          </w:divBdr>
          <w:divsChild>
            <w:div w:id="1481535191">
              <w:marLeft w:val="0"/>
              <w:marRight w:val="0"/>
              <w:marTop w:val="0"/>
              <w:marBottom w:val="0"/>
              <w:divBdr>
                <w:top w:val="none" w:sz="0" w:space="0" w:color="auto"/>
                <w:left w:val="none" w:sz="0" w:space="0" w:color="auto"/>
                <w:bottom w:val="none" w:sz="0" w:space="0" w:color="auto"/>
                <w:right w:val="none" w:sz="0" w:space="0" w:color="auto"/>
              </w:divBdr>
              <w:divsChild>
                <w:div w:id="1977484901">
                  <w:marLeft w:val="0"/>
                  <w:marRight w:val="0"/>
                  <w:marTop w:val="0"/>
                  <w:marBottom w:val="0"/>
                  <w:divBdr>
                    <w:top w:val="none" w:sz="0" w:space="0" w:color="auto"/>
                    <w:left w:val="none" w:sz="0" w:space="0" w:color="auto"/>
                    <w:bottom w:val="none" w:sz="0" w:space="0" w:color="auto"/>
                    <w:right w:val="none" w:sz="0" w:space="0" w:color="auto"/>
                  </w:divBdr>
                  <w:divsChild>
                    <w:div w:id="1686051461">
                      <w:marLeft w:val="0"/>
                      <w:marRight w:val="0"/>
                      <w:marTop w:val="0"/>
                      <w:marBottom w:val="0"/>
                      <w:divBdr>
                        <w:top w:val="none" w:sz="0" w:space="0" w:color="auto"/>
                        <w:left w:val="none" w:sz="0" w:space="0" w:color="auto"/>
                        <w:bottom w:val="none" w:sz="0" w:space="0" w:color="auto"/>
                        <w:right w:val="none" w:sz="0" w:space="0" w:color="auto"/>
                      </w:divBdr>
                      <w:divsChild>
                        <w:div w:id="454953954">
                          <w:marLeft w:val="0"/>
                          <w:marRight w:val="0"/>
                          <w:marTop w:val="0"/>
                          <w:marBottom w:val="0"/>
                          <w:divBdr>
                            <w:top w:val="none" w:sz="0" w:space="0" w:color="auto"/>
                            <w:left w:val="none" w:sz="0" w:space="0" w:color="auto"/>
                            <w:bottom w:val="none" w:sz="0" w:space="0" w:color="auto"/>
                            <w:right w:val="none" w:sz="0" w:space="0" w:color="auto"/>
                          </w:divBdr>
                          <w:divsChild>
                            <w:div w:id="1155682801">
                              <w:marLeft w:val="0"/>
                              <w:marRight w:val="0"/>
                              <w:marTop w:val="0"/>
                              <w:marBottom w:val="0"/>
                              <w:divBdr>
                                <w:top w:val="none" w:sz="0" w:space="0" w:color="auto"/>
                                <w:left w:val="none" w:sz="0" w:space="0" w:color="auto"/>
                                <w:bottom w:val="none" w:sz="0" w:space="0" w:color="auto"/>
                                <w:right w:val="none" w:sz="0" w:space="0" w:color="auto"/>
                              </w:divBdr>
                              <w:divsChild>
                                <w:div w:id="1062871000">
                                  <w:marLeft w:val="0"/>
                                  <w:marRight w:val="0"/>
                                  <w:marTop w:val="0"/>
                                  <w:marBottom w:val="0"/>
                                  <w:divBdr>
                                    <w:top w:val="none" w:sz="0" w:space="0" w:color="auto"/>
                                    <w:left w:val="none" w:sz="0" w:space="0" w:color="auto"/>
                                    <w:bottom w:val="none" w:sz="0" w:space="0" w:color="auto"/>
                                    <w:right w:val="none" w:sz="0" w:space="0" w:color="auto"/>
                                  </w:divBdr>
                                  <w:divsChild>
                                    <w:div w:id="1631596028">
                                      <w:marLeft w:val="0"/>
                                      <w:marRight w:val="0"/>
                                      <w:marTop w:val="0"/>
                                      <w:marBottom w:val="0"/>
                                      <w:divBdr>
                                        <w:top w:val="none" w:sz="0" w:space="0" w:color="auto"/>
                                        <w:left w:val="none" w:sz="0" w:space="0" w:color="auto"/>
                                        <w:bottom w:val="none" w:sz="0" w:space="0" w:color="auto"/>
                                        <w:right w:val="none" w:sz="0" w:space="0" w:color="auto"/>
                                      </w:divBdr>
                                      <w:divsChild>
                                        <w:div w:id="1586185263">
                                          <w:marLeft w:val="0"/>
                                          <w:marRight w:val="0"/>
                                          <w:marTop w:val="0"/>
                                          <w:marBottom w:val="0"/>
                                          <w:divBdr>
                                            <w:top w:val="none" w:sz="0" w:space="0" w:color="auto"/>
                                            <w:left w:val="none" w:sz="0" w:space="0" w:color="auto"/>
                                            <w:bottom w:val="none" w:sz="0" w:space="0" w:color="auto"/>
                                            <w:right w:val="none" w:sz="0" w:space="0" w:color="auto"/>
                                          </w:divBdr>
                                          <w:divsChild>
                                            <w:div w:id="927495589">
                                              <w:marLeft w:val="0"/>
                                              <w:marRight w:val="0"/>
                                              <w:marTop w:val="0"/>
                                              <w:marBottom w:val="0"/>
                                              <w:divBdr>
                                                <w:top w:val="none" w:sz="0" w:space="0" w:color="auto"/>
                                                <w:left w:val="none" w:sz="0" w:space="0" w:color="auto"/>
                                                <w:bottom w:val="none" w:sz="0" w:space="0" w:color="auto"/>
                                                <w:right w:val="none" w:sz="0" w:space="0" w:color="auto"/>
                                              </w:divBdr>
                                              <w:divsChild>
                                                <w:div w:id="1745713272">
                                                  <w:marLeft w:val="0"/>
                                                  <w:marRight w:val="0"/>
                                                  <w:marTop w:val="0"/>
                                                  <w:marBottom w:val="0"/>
                                                  <w:divBdr>
                                                    <w:top w:val="none" w:sz="0" w:space="0" w:color="auto"/>
                                                    <w:left w:val="none" w:sz="0" w:space="0" w:color="auto"/>
                                                    <w:bottom w:val="none" w:sz="0" w:space="0" w:color="auto"/>
                                                    <w:right w:val="none" w:sz="0" w:space="0" w:color="auto"/>
                                                  </w:divBdr>
                                                  <w:divsChild>
                                                    <w:div w:id="1952977584">
                                                      <w:marLeft w:val="0"/>
                                                      <w:marRight w:val="0"/>
                                                      <w:marTop w:val="0"/>
                                                      <w:marBottom w:val="0"/>
                                                      <w:divBdr>
                                                        <w:top w:val="none" w:sz="0" w:space="0" w:color="auto"/>
                                                        <w:left w:val="none" w:sz="0" w:space="0" w:color="auto"/>
                                                        <w:bottom w:val="none" w:sz="0" w:space="0" w:color="auto"/>
                                                        <w:right w:val="none" w:sz="0" w:space="0" w:color="auto"/>
                                                      </w:divBdr>
                                                      <w:divsChild>
                                                        <w:div w:id="1180972542">
                                                          <w:marLeft w:val="0"/>
                                                          <w:marRight w:val="0"/>
                                                          <w:marTop w:val="0"/>
                                                          <w:marBottom w:val="0"/>
                                                          <w:divBdr>
                                                            <w:top w:val="none" w:sz="0" w:space="0" w:color="auto"/>
                                                            <w:left w:val="none" w:sz="0" w:space="0" w:color="auto"/>
                                                            <w:bottom w:val="none" w:sz="0" w:space="0" w:color="auto"/>
                                                            <w:right w:val="none" w:sz="0" w:space="0" w:color="auto"/>
                                                          </w:divBdr>
                                                          <w:divsChild>
                                                            <w:div w:id="351542286">
                                                              <w:marLeft w:val="0"/>
                                                              <w:marRight w:val="0"/>
                                                              <w:marTop w:val="0"/>
                                                              <w:marBottom w:val="0"/>
                                                              <w:divBdr>
                                                                <w:top w:val="none" w:sz="0" w:space="0" w:color="auto"/>
                                                                <w:left w:val="none" w:sz="0" w:space="0" w:color="auto"/>
                                                                <w:bottom w:val="none" w:sz="0" w:space="0" w:color="auto"/>
                                                                <w:right w:val="none" w:sz="0" w:space="0" w:color="auto"/>
                                                              </w:divBdr>
                                                              <w:divsChild>
                                                                <w:div w:id="2096433073">
                                                                  <w:marLeft w:val="0"/>
                                                                  <w:marRight w:val="0"/>
                                                                  <w:marTop w:val="0"/>
                                                                  <w:marBottom w:val="0"/>
                                                                  <w:divBdr>
                                                                    <w:top w:val="none" w:sz="0" w:space="0" w:color="auto"/>
                                                                    <w:left w:val="none" w:sz="0" w:space="0" w:color="auto"/>
                                                                    <w:bottom w:val="none" w:sz="0" w:space="0" w:color="auto"/>
                                                                    <w:right w:val="none" w:sz="0" w:space="0" w:color="auto"/>
                                                                  </w:divBdr>
                                                                  <w:divsChild>
                                                                    <w:div w:id="1913346054">
                                                                      <w:marLeft w:val="0"/>
                                                                      <w:marRight w:val="0"/>
                                                                      <w:marTop w:val="0"/>
                                                                      <w:marBottom w:val="0"/>
                                                                      <w:divBdr>
                                                                        <w:top w:val="none" w:sz="0" w:space="0" w:color="auto"/>
                                                                        <w:left w:val="none" w:sz="0" w:space="0" w:color="auto"/>
                                                                        <w:bottom w:val="none" w:sz="0" w:space="0" w:color="auto"/>
                                                                        <w:right w:val="none" w:sz="0" w:space="0" w:color="auto"/>
                                                                      </w:divBdr>
                                                                      <w:divsChild>
                                                                        <w:div w:id="700323214">
                                                                          <w:marLeft w:val="0"/>
                                                                          <w:marRight w:val="0"/>
                                                                          <w:marTop w:val="0"/>
                                                                          <w:marBottom w:val="0"/>
                                                                          <w:divBdr>
                                                                            <w:top w:val="none" w:sz="0" w:space="0" w:color="auto"/>
                                                                            <w:left w:val="none" w:sz="0" w:space="0" w:color="auto"/>
                                                                            <w:bottom w:val="none" w:sz="0" w:space="0" w:color="auto"/>
                                                                            <w:right w:val="none" w:sz="0" w:space="0" w:color="auto"/>
                                                                          </w:divBdr>
                                                                          <w:divsChild>
                                                                            <w:div w:id="1468814156">
                                                                              <w:marLeft w:val="0"/>
                                                                              <w:marRight w:val="0"/>
                                                                              <w:marTop w:val="0"/>
                                                                              <w:marBottom w:val="0"/>
                                                                              <w:divBdr>
                                                                                <w:top w:val="none" w:sz="0" w:space="0" w:color="auto"/>
                                                                                <w:left w:val="none" w:sz="0" w:space="0" w:color="auto"/>
                                                                                <w:bottom w:val="none" w:sz="0" w:space="0" w:color="auto"/>
                                                                                <w:right w:val="none" w:sz="0" w:space="0" w:color="auto"/>
                                                                              </w:divBdr>
                                                                              <w:divsChild>
                                                                                <w:div w:id="698287230">
                                                                                  <w:marLeft w:val="0"/>
                                                                                  <w:marRight w:val="0"/>
                                                                                  <w:marTop w:val="0"/>
                                                                                  <w:marBottom w:val="0"/>
                                                                                  <w:divBdr>
                                                                                    <w:top w:val="none" w:sz="0" w:space="0" w:color="auto"/>
                                                                                    <w:left w:val="none" w:sz="0" w:space="0" w:color="auto"/>
                                                                                    <w:bottom w:val="none" w:sz="0" w:space="0" w:color="auto"/>
                                                                                    <w:right w:val="none" w:sz="0" w:space="0" w:color="auto"/>
                                                                                  </w:divBdr>
                                                                                  <w:divsChild>
                                                                                    <w:div w:id="1061321854">
                                                                                      <w:marLeft w:val="0"/>
                                                                                      <w:marRight w:val="0"/>
                                                                                      <w:marTop w:val="0"/>
                                                                                      <w:marBottom w:val="0"/>
                                                                                      <w:divBdr>
                                                                                        <w:top w:val="none" w:sz="0" w:space="0" w:color="auto"/>
                                                                                        <w:left w:val="none" w:sz="0" w:space="0" w:color="auto"/>
                                                                                        <w:bottom w:val="none" w:sz="0" w:space="0" w:color="auto"/>
                                                                                        <w:right w:val="none" w:sz="0" w:space="0" w:color="auto"/>
                                                                                      </w:divBdr>
                                                                                      <w:divsChild>
                                                                                        <w:div w:id="1866166638">
                                                                                          <w:marLeft w:val="0"/>
                                                                                          <w:marRight w:val="0"/>
                                                                                          <w:marTop w:val="0"/>
                                                                                          <w:marBottom w:val="0"/>
                                                                                          <w:divBdr>
                                                                                            <w:top w:val="none" w:sz="0" w:space="0" w:color="auto"/>
                                                                                            <w:left w:val="none" w:sz="0" w:space="0" w:color="auto"/>
                                                                                            <w:bottom w:val="none" w:sz="0" w:space="0" w:color="auto"/>
                                                                                            <w:right w:val="none" w:sz="0" w:space="0" w:color="auto"/>
                                                                                          </w:divBdr>
                                                                                          <w:divsChild>
                                                                                            <w:div w:id="460152191">
                                                                                              <w:marLeft w:val="0"/>
                                                                                              <w:marRight w:val="0"/>
                                                                                              <w:marTop w:val="0"/>
                                                                                              <w:marBottom w:val="0"/>
                                                                                              <w:divBdr>
                                                                                                <w:top w:val="none" w:sz="0" w:space="0" w:color="auto"/>
                                                                                                <w:left w:val="none" w:sz="0" w:space="0" w:color="auto"/>
                                                                                                <w:bottom w:val="none" w:sz="0" w:space="0" w:color="auto"/>
                                                                                                <w:right w:val="none" w:sz="0" w:space="0" w:color="auto"/>
                                                                                              </w:divBdr>
                                                                                              <w:divsChild>
                                                                                                <w:div w:id="197659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12559">
          <w:marLeft w:val="0"/>
          <w:marRight w:val="0"/>
          <w:marTop w:val="0"/>
          <w:marBottom w:val="0"/>
          <w:divBdr>
            <w:top w:val="none" w:sz="0" w:space="0" w:color="auto"/>
            <w:left w:val="none" w:sz="0" w:space="0" w:color="auto"/>
            <w:bottom w:val="none" w:sz="0" w:space="0" w:color="auto"/>
            <w:right w:val="none" w:sz="0" w:space="0" w:color="auto"/>
          </w:divBdr>
          <w:divsChild>
            <w:div w:id="701784474">
              <w:marLeft w:val="0"/>
              <w:marRight w:val="0"/>
              <w:marTop w:val="0"/>
              <w:marBottom w:val="0"/>
              <w:divBdr>
                <w:top w:val="none" w:sz="0" w:space="0" w:color="auto"/>
                <w:left w:val="none" w:sz="0" w:space="0" w:color="auto"/>
                <w:bottom w:val="none" w:sz="0" w:space="0" w:color="auto"/>
                <w:right w:val="none" w:sz="0" w:space="0" w:color="auto"/>
              </w:divBdr>
              <w:divsChild>
                <w:div w:id="870844614">
                  <w:marLeft w:val="0"/>
                  <w:marRight w:val="0"/>
                  <w:marTop w:val="0"/>
                  <w:marBottom w:val="0"/>
                  <w:divBdr>
                    <w:top w:val="none" w:sz="0" w:space="0" w:color="auto"/>
                    <w:left w:val="none" w:sz="0" w:space="0" w:color="auto"/>
                    <w:bottom w:val="none" w:sz="0" w:space="0" w:color="auto"/>
                    <w:right w:val="none" w:sz="0" w:space="0" w:color="auto"/>
                  </w:divBdr>
                  <w:divsChild>
                    <w:div w:id="976883791">
                      <w:marLeft w:val="0"/>
                      <w:marRight w:val="0"/>
                      <w:marTop w:val="0"/>
                      <w:marBottom w:val="0"/>
                      <w:divBdr>
                        <w:top w:val="none" w:sz="0" w:space="0" w:color="auto"/>
                        <w:left w:val="none" w:sz="0" w:space="0" w:color="auto"/>
                        <w:bottom w:val="none" w:sz="0" w:space="0" w:color="auto"/>
                        <w:right w:val="none" w:sz="0" w:space="0" w:color="auto"/>
                      </w:divBdr>
                      <w:divsChild>
                        <w:div w:id="249580637">
                          <w:marLeft w:val="0"/>
                          <w:marRight w:val="0"/>
                          <w:marTop w:val="0"/>
                          <w:marBottom w:val="0"/>
                          <w:divBdr>
                            <w:top w:val="none" w:sz="0" w:space="0" w:color="auto"/>
                            <w:left w:val="none" w:sz="0" w:space="0" w:color="auto"/>
                            <w:bottom w:val="none" w:sz="0" w:space="0" w:color="auto"/>
                            <w:right w:val="none" w:sz="0" w:space="0" w:color="auto"/>
                          </w:divBdr>
                          <w:divsChild>
                            <w:div w:id="1712225973">
                              <w:marLeft w:val="0"/>
                              <w:marRight w:val="0"/>
                              <w:marTop w:val="0"/>
                              <w:marBottom w:val="0"/>
                              <w:divBdr>
                                <w:top w:val="none" w:sz="0" w:space="0" w:color="auto"/>
                                <w:left w:val="none" w:sz="0" w:space="0" w:color="auto"/>
                                <w:bottom w:val="none" w:sz="0" w:space="0" w:color="auto"/>
                                <w:right w:val="none" w:sz="0" w:space="0" w:color="auto"/>
                              </w:divBdr>
                              <w:divsChild>
                                <w:div w:id="26419525">
                                  <w:marLeft w:val="0"/>
                                  <w:marRight w:val="0"/>
                                  <w:marTop w:val="0"/>
                                  <w:marBottom w:val="0"/>
                                  <w:divBdr>
                                    <w:top w:val="none" w:sz="0" w:space="0" w:color="auto"/>
                                    <w:left w:val="none" w:sz="0" w:space="0" w:color="auto"/>
                                    <w:bottom w:val="none" w:sz="0" w:space="0" w:color="auto"/>
                                    <w:right w:val="none" w:sz="0" w:space="0" w:color="auto"/>
                                  </w:divBdr>
                                  <w:divsChild>
                                    <w:div w:id="111099615">
                                      <w:marLeft w:val="0"/>
                                      <w:marRight w:val="0"/>
                                      <w:marTop w:val="0"/>
                                      <w:marBottom w:val="0"/>
                                      <w:divBdr>
                                        <w:top w:val="none" w:sz="0" w:space="0" w:color="auto"/>
                                        <w:left w:val="none" w:sz="0" w:space="0" w:color="auto"/>
                                        <w:bottom w:val="none" w:sz="0" w:space="0" w:color="auto"/>
                                        <w:right w:val="none" w:sz="0" w:space="0" w:color="auto"/>
                                      </w:divBdr>
                                      <w:divsChild>
                                        <w:div w:id="526716172">
                                          <w:marLeft w:val="0"/>
                                          <w:marRight w:val="0"/>
                                          <w:marTop w:val="0"/>
                                          <w:marBottom w:val="0"/>
                                          <w:divBdr>
                                            <w:top w:val="none" w:sz="0" w:space="0" w:color="auto"/>
                                            <w:left w:val="none" w:sz="0" w:space="0" w:color="auto"/>
                                            <w:bottom w:val="none" w:sz="0" w:space="0" w:color="auto"/>
                                            <w:right w:val="none" w:sz="0" w:space="0" w:color="auto"/>
                                          </w:divBdr>
                                          <w:divsChild>
                                            <w:div w:id="807632235">
                                              <w:marLeft w:val="0"/>
                                              <w:marRight w:val="0"/>
                                              <w:marTop w:val="0"/>
                                              <w:marBottom w:val="0"/>
                                              <w:divBdr>
                                                <w:top w:val="none" w:sz="0" w:space="0" w:color="auto"/>
                                                <w:left w:val="none" w:sz="0" w:space="0" w:color="auto"/>
                                                <w:bottom w:val="none" w:sz="0" w:space="0" w:color="auto"/>
                                                <w:right w:val="none" w:sz="0" w:space="0" w:color="auto"/>
                                              </w:divBdr>
                                              <w:divsChild>
                                                <w:div w:id="1551763531">
                                                  <w:marLeft w:val="0"/>
                                                  <w:marRight w:val="0"/>
                                                  <w:marTop w:val="0"/>
                                                  <w:marBottom w:val="0"/>
                                                  <w:divBdr>
                                                    <w:top w:val="none" w:sz="0" w:space="0" w:color="auto"/>
                                                    <w:left w:val="none" w:sz="0" w:space="0" w:color="auto"/>
                                                    <w:bottom w:val="none" w:sz="0" w:space="0" w:color="auto"/>
                                                    <w:right w:val="none" w:sz="0" w:space="0" w:color="auto"/>
                                                  </w:divBdr>
                                                  <w:divsChild>
                                                    <w:div w:id="641733666">
                                                      <w:marLeft w:val="0"/>
                                                      <w:marRight w:val="0"/>
                                                      <w:marTop w:val="0"/>
                                                      <w:marBottom w:val="0"/>
                                                      <w:divBdr>
                                                        <w:top w:val="none" w:sz="0" w:space="0" w:color="auto"/>
                                                        <w:left w:val="none" w:sz="0" w:space="0" w:color="auto"/>
                                                        <w:bottom w:val="none" w:sz="0" w:space="0" w:color="auto"/>
                                                        <w:right w:val="none" w:sz="0" w:space="0" w:color="auto"/>
                                                      </w:divBdr>
                                                      <w:divsChild>
                                                        <w:div w:id="2325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1758522">
      <w:bodyDiv w:val="1"/>
      <w:marLeft w:val="0"/>
      <w:marRight w:val="0"/>
      <w:marTop w:val="0"/>
      <w:marBottom w:val="0"/>
      <w:divBdr>
        <w:top w:val="none" w:sz="0" w:space="0" w:color="auto"/>
        <w:left w:val="none" w:sz="0" w:space="0" w:color="auto"/>
        <w:bottom w:val="none" w:sz="0" w:space="0" w:color="auto"/>
        <w:right w:val="none" w:sz="0" w:space="0" w:color="auto"/>
      </w:divBdr>
    </w:div>
    <w:div w:id="1015770775">
      <w:bodyDiv w:val="1"/>
      <w:marLeft w:val="0"/>
      <w:marRight w:val="0"/>
      <w:marTop w:val="0"/>
      <w:marBottom w:val="0"/>
      <w:divBdr>
        <w:top w:val="none" w:sz="0" w:space="0" w:color="auto"/>
        <w:left w:val="none" w:sz="0" w:space="0" w:color="auto"/>
        <w:bottom w:val="none" w:sz="0" w:space="0" w:color="auto"/>
        <w:right w:val="none" w:sz="0" w:space="0" w:color="auto"/>
      </w:divBdr>
    </w:div>
    <w:div w:id="1037463873">
      <w:bodyDiv w:val="1"/>
      <w:marLeft w:val="0"/>
      <w:marRight w:val="0"/>
      <w:marTop w:val="0"/>
      <w:marBottom w:val="0"/>
      <w:divBdr>
        <w:top w:val="none" w:sz="0" w:space="0" w:color="auto"/>
        <w:left w:val="none" w:sz="0" w:space="0" w:color="auto"/>
        <w:bottom w:val="none" w:sz="0" w:space="0" w:color="auto"/>
        <w:right w:val="none" w:sz="0" w:space="0" w:color="auto"/>
      </w:divBdr>
    </w:div>
    <w:div w:id="1115519284">
      <w:bodyDiv w:val="1"/>
      <w:marLeft w:val="0"/>
      <w:marRight w:val="0"/>
      <w:marTop w:val="0"/>
      <w:marBottom w:val="0"/>
      <w:divBdr>
        <w:top w:val="none" w:sz="0" w:space="0" w:color="auto"/>
        <w:left w:val="none" w:sz="0" w:space="0" w:color="auto"/>
        <w:bottom w:val="none" w:sz="0" w:space="0" w:color="auto"/>
        <w:right w:val="none" w:sz="0" w:space="0" w:color="auto"/>
      </w:divBdr>
    </w:div>
    <w:div w:id="1184972525">
      <w:bodyDiv w:val="1"/>
      <w:marLeft w:val="0"/>
      <w:marRight w:val="0"/>
      <w:marTop w:val="0"/>
      <w:marBottom w:val="0"/>
      <w:divBdr>
        <w:top w:val="none" w:sz="0" w:space="0" w:color="auto"/>
        <w:left w:val="none" w:sz="0" w:space="0" w:color="auto"/>
        <w:bottom w:val="none" w:sz="0" w:space="0" w:color="auto"/>
        <w:right w:val="none" w:sz="0" w:space="0" w:color="auto"/>
      </w:divBdr>
    </w:div>
    <w:div w:id="1226910374">
      <w:bodyDiv w:val="1"/>
      <w:marLeft w:val="0"/>
      <w:marRight w:val="0"/>
      <w:marTop w:val="0"/>
      <w:marBottom w:val="0"/>
      <w:divBdr>
        <w:top w:val="none" w:sz="0" w:space="0" w:color="auto"/>
        <w:left w:val="none" w:sz="0" w:space="0" w:color="auto"/>
        <w:bottom w:val="none" w:sz="0" w:space="0" w:color="auto"/>
        <w:right w:val="none" w:sz="0" w:space="0" w:color="auto"/>
      </w:divBdr>
    </w:div>
    <w:div w:id="1340160434">
      <w:bodyDiv w:val="1"/>
      <w:marLeft w:val="0"/>
      <w:marRight w:val="0"/>
      <w:marTop w:val="0"/>
      <w:marBottom w:val="0"/>
      <w:divBdr>
        <w:top w:val="none" w:sz="0" w:space="0" w:color="auto"/>
        <w:left w:val="none" w:sz="0" w:space="0" w:color="auto"/>
        <w:bottom w:val="none" w:sz="0" w:space="0" w:color="auto"/>
        <w:right w:val="none" w:sz="0" w:space="0" w:color="auto"/>
      </w:divBdr>
    </w:div>
    <w:div w:id="1369378691">
      <w:bodyDiv w:val="1"/>
      <w:marLeft w:val="0"/>
      <w:marRight w:val="0"/>
      <w:marTop w:val="0"/>
      <w:marBottom w:val="0"/>
      <w:divBdr>
        <w:top w:val="none" w:sz="0" w:space="0" w:color="auto"/>
        <w:left w:val="none" w:sz="0" w:space="0" w:color="auto"/>
        <w:bottom w:val="none" w:sz="0" w:space="0" w:color="auto"/>
        <w:right w:val="none" w:sz="0" w:space="0" w:color="auto"/>
      </w:divBdr>
    </w:div>
    <w:div w:id="1413507164">
      <w:bodyDiv w:val="1"/>
      <w:marLeft w:val="0"/>
      <w:marRight w:val="0"/>
      <w:marTop w:val="0"/>
      <w:marBottom w:val="0"/>
      <w:divBdr>
        <w:top w:val="none" w:sz="0" w:space="0" w:color="auto"/>
        <w:left w:val="none" w:sz="0" w:space="0" w:color="auto"/>
        <w:bottom w:val="none" w:sz="0" w:space="0" w:color="auto"/>
        <w:right w:val="none" w:sz="0" w:space="0" w:color="auto"/>
      </w:divBdr>
    </w:div>
    <w:div w:id="1450972358">
      <w:bodyDiv w:val="1"/>
      <w:marLeft w:val="0"/>
      <w:marRight w:val="0"/>
      <w:marTop w:val="0"/>
      <w:marBottom w:val="0"/>
      <w:divBdr>
        <w:top w:val="none" w:sz="0" w:space="0" w:color="auto"/>
        <w:left w:val="none" w:sz="0" w:space="0" w:color="auto"/>
        <w:bottom w:val="none" w:sz="0" w:space="0" w:color="auto"/>
        <w:right w:val="none" w:sz="0" w:space="0" w:color="auto"/>
      </w:divBdr>
    </w:div>
    <w:div w:id="1507206615">
      <w:bodyDiv w:val="1"/>
      <w:marLeft w:val="0"/>
      <w:marRight w:val="0"/>
      <w:marTop w:val="0"/>
      <w:marBottom w:val="0"/>
      <w:divBdr>
        <w:top w:val="none" w:sz="0" w:space="0" w:color="auto"/>
        <w:left w:val="none" w:sz="0" w:space="0" w:color="auto"/>
        <w:bottom w:val="none" w:sz="0" w:space="0" w:color="auto"/>
        <w:right w:val="none" w:sz="0" w:space="0" w:color="auto"/>
      </w:divBdr>
    </w:div>
    <w:div w:id="1562791600">
      <w:bodyDiv w:val="1"/>
      <w:marLeft w:val="0"/>
      <w:marRight w:val="0"/>
      <w:marTop w:val="0"/>
      <w:marBottom w:val="0"/>
      <w:divBdr>
        <w:top w:val="none" w:sz="0" w:space="0" w:color="auto"/>
        <w:left w:val="none" w:sz="0" w:space="0" w:color="auto"/>
        <w:bottom w:val="none" w:sz="0" w:space="0" w:color="auto"/>
        <w:right w:val="none" w:sz="0" w:space="0" w:color="auto"/>
      </w:divBdr>
    </w:div>
    <w:div w:id="1644501402">
      <w:bodyDiv w:val="1"/>
      <w:marLeft w:val="0"/>
      <w:marRight w:val="0"/>
      <w:marTop w:val="0"/>
      <w:marBottom w:val="0"/>
      <w:divBdr>
        <w:top w:val="none" w:sz="0" w:space="0" w:color="auto"/>
        <w:left w:val="none" w:sz="0" w:space="0" w:color="auto"/>
        <w:bottom w:val="none" w:sz="0" w:space="0" w:color="auto"/>
        <w:right w:val="none" w:sz="0" w:space="0" w:color="auto"/>
      </w:divBdr>
    </w:div>
    <w:div w:id="1692804587">
      <w:bodyDiv w:val="1"/>
      <w:marLeft w:val="0"/>
      <w:marRight w:val="0"/>
      <w:marTop w:val="0"/>
      <w:marBottom w:val="0"/>
      <w:divBdr>
        <w:top w:val="none" w:sz="0" w:space="0" w:color="auto"/>
        <w:left w:val="none" w:sz="0" w:space="0" w:color="auto"/>
        <w:bottom w:val="none" w:sz="0" w:space="0" w:color="auto"/>
        <w:right w:val="none" w:sz="0" w:space="0" w:color="auto"/>
      </w:divBdr>
    </w:div>
    <w:div w:id="1785953264">
      <w:bodyDiv w:val="1"/>
      <w:marLeft w:val="0"/>
      <w:marRight w:val="0"/>
      <w:marTop w:val="0"/>
      <w:marBottom w:val="0"/>
      <w:divBdr>
        <w:top w:val="none" w:sz="0" w:space="0" w:color="auto"/>
        <w:left w:val="none" w:sz="0" w:space="0" w:color="auto"/>
        <w:bottom w:val="none" w:sz="0" w:space="0" w:color="auto"/>
        <w:right w:val="none" w:sz="0" w:space="0" w:color="auto"/>
      </w:divBdr>
    </w:div>
    <w:div w:id="1819108612">
      <w:bodyDiv w:val="1"/>
      <w:marLeft w:val="0"/>
      <w:marRight w:val="0"/>
      <w:marTop w:val="0"/>
      <w:marBottom w:val="0"/>
      <w:divBdr>
        <w:top w:val="none" w:sz="0" w:space="0" w:color="auto"/>
        <w:left w:val="none" w:sz="0" w:space="0" w:color="auto"/>
        <w:bottom w:val="none" w:sz="0" w:space="0" w:color="auto"/>
        <w:right w:val="none" w:sz="0" w:space="0" w:color="auto"/>
      </w:divBdr>
    </w:div>
    <w:div w:id="1949507731">
      <w:bodyDiv w:val="1"/>
      <w:marLeft w:val="0"/>
      <w:marRight w:val="0"/>
      <w:marTop w:val="0"/>
      <w:marBottom w:val="0"/>
      <w:divBdr>
        <w:top w:val="none" w:sz="0" w:space="0" w:color="auto"/>
        <w:left w:val="none" w:sz="0" w:space="0" w:color="auto"/>
        <w:bottom w:val="none" w:sz="0" w:space="0" w:color="auto"/>
        <w:right w:val="none" w:sz="0" w:space="0" w:color="auto"/>
      </w:divBdr>
    </w:div>
    <w:div w:id="1957327636">
      <w:bodyDiv w:val="1"/>
      <w:marLeft w:val="0"/>
      <w:marRight w:val="0"/>
      <w:marTop w:val="0"/>
      <w:marBottom w:val="0"/>
      <w:divBdr>
        <w:top w:val="none" w:sz="0" w:space="0" w:color="auto"/>
        <w:left w:val="none" w:sz="0" w:space="0" w:color="auto"/>
        <w:bottom w:val="none" w:sz="0" w:space="0" w:color="auto"/>
        <w:right w:val="none" w:sz="0" w:space="0" w:color="auto"/>
      </w:divBdr>
    </w:div>
    <w:div w:id="1994094213">
      <w:bodyDiv w:val="1"/>
      <w:marLeft w:val="0"/>
      <w:marRight w:val="0"/>
      <w:marTop w:val="0"/>
      <w:marBottom w:val="0"/>
      <w:divBdr>
        <w:top w:val="none" w:sz="0" w:space="0" w:color="auto"/>
        <w:left w:val="none" w:sz="0" w:space="0" w:color="auto"/>
        <w:bottom w:val="none" w:sz="0" w:space="0" w:color="auto"/>
        <w:right w:val="none" w:sz="0" w:space="0" w:color="auto"/>
      </w:divBdr>
    </w:div>
    <w:div w:id="2034185215">
      <w:bodyDiv w:val="1"/>
      <w:marLeft w:val="0"/>
      <w:marRight w:val="0"/>
      <w:marTop w:val="0"/>
      <w:marBottom w:val="0"/>
      <w:divBdr>
        <w:top w:val="none" w:sz="0" w:space="0" w:color="auto"/>
        <w:left w:val="none" w:sz="0" w:space="0" w:color="auto"/>
        <w:bottom w:val="none" w:sz="0" w:space="0" w:color="auto"/>
        <w:right w:val="none" w:sz="0" w:space="0" w:color="auto"/>
      </w:divBdr>
    </w:div>
    <w:div w:id="2036349959">
      <w:bodyDiv w:val="1"/>
      <w:marLeft w:val="0"/>
      <w:marRight w:val="0"/>
      <w:marTop w:val="0"/>
      <w:marBottom w:val="0"/>
      <w:divBdr>
        <w:top w:val="none" w:sz="0" w:space="0" w:color="auto"/>
        <w:left w:val="none" w:sz="0" w:space="0" w:color="auto"/>
        <w:bottom w:val="none" w:sz="0" w:space="0" w:color="auto"/>
        <w:right w:val="none" w:sz="0" w:space="0" w:color="auto"/>
      </w:divBdr>
    </w:div>
    <w:div w:id="2038387463">
      <w:bodyDiv w:val="1"/>
      <w:marLeft w:val="0"/>
      <w:marRight w:val="0"/>
      <w:marTop w:val="0"/>
      <w:marBottom w:val="0"/>
      <w:divBdr>
        <w:top w:val="none" w:sz="0" w:space="0" w:color="auto"/>
        <w:left w:val="none" w:sz="0" w:space="0" w:color="auto"/>
        <w:bottom w:val="none" w:sz="0" w:space="0" w:color="auto"/>
        <w:right w:val="none" w:sz="0" w:space="0" w:color="auto"/>
      </w:divBdr>
    </w:div>
    <w:div w:id="2096318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abloTallerProgramacion/TP1_Programacion_UBA.git" TargetMode="External"/><Relationship Id="rId12" Type="http://schemas.openxmlformats.org/officeDocument/2006/relationships/image" Target="media/image5.emf"/><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1370</Words>
  <Characters>7535</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Iron Man</dc:creator>
  <cp:keywords/>
  <dc:description/>
  <cp:lastModifiedBy>Iron Man</cp:lastModifiedBy>
  <cp:revision>3</cp:revision>
  <cp:lastPrinted>2026-07-04T03:56:00Z</cp:lastPrinted>
  <dcterms:created xsi:type="dcterms:W3CDTF">2026-07-04T03:56:00Z</dcterms:created>
  <dcterms:modified xsi:type="dcterms:W3CDTF">2026-07-04T04:03:00Z</dcterms:modified>
</cp:coreProperties>
</file>